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E8875" w14:textId="77777777" w:rsidR="00F9062D" w:rsidRPr="007E275F" w:rsidRDefault="00F9062D" w:rsidP="00F9062D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3E2BA9" wp14:editId="4F1DBEBF">
            <wp:extent cx="5273675" cy="5030587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6"/>
                    <a:stretch/>
                  </pic:blipFill>
                  <pic:spPr bwMode="auto">
                    <a:xfrm>
                      <a:off x="0" y="0"/>
                      <a:ext cx="5273675" cy="503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5C5B2" w14:textId="77777777" w:rsidR="00F9062D" w:rsidRDefault="00F9062D" w:rsidP="00F9062D">
      <w:pPr>
        <w:spacing w:line="360" w:lineRule="auto"/>
        <w:jc w:val="center"/>
        <w:rPr>
          <w:ins w:id="0" w:author="ad" w:date="2026-08-31T13:27:00Z"/>
          <w:rFonts w:ascii="Times New Roman" w:eastAsia="宋体" w:hAnsi="Times New Roman" w:cs="Times New Roman"/>
          <w:sz w:val="22"/>
        </w:rPr>
      </w:pPr>
      <w:r w:rsidRPr="007E275F">
        <w:rPr>
          <w:rFonts w:ascii="Times New Roman" w:eastAsia="宋体" w:hAnsi="Times New Roman" w:cs="Times New Roman"/>
          <w:b/>
          <w:bCs/>
          <w:sz w:val="22"/>
        </w:rPr>
        <w:t>Fig. 5.</w:t>
      </w:r>
      <w:r w:rsidRPr="007E275F">
        <w:rPr>
          <w:rFonts w:ascii="Times New Roman" w:eastAsia="宋体" w:hAnsi="Times New Roman" w:cs="Times New Roman"/>
          <w:sz w:val="22"/>
        </w:rPr>
        <w:t xml:space="preserve"> Schematic of the model fine-tuning strategy.</w:t>
      </w:r>
    </w:p>
    <w:p w14:paraId="438DEAB5" w14:textId="77777777" w:rsidR="00F9062D" w:rsidRDefault="00F9062D" w:rsidP="00F9062D">
      <w:pPr>
        <w:spacing w:line="360" w:lineRule="auto"/>
        <w:ind w:firstLineChars="200" w:firstLine="480"/>
        <w:rPr>
          <w:ins w:id="1" w:author="ad" w:date="2026-08-31T15:13:00Z"/>
          <w:rFonts w:ascii="Times New Roman" w:eastAsia="宋体" w:hAnsi="Times New Roman" w:cs="Times New Roman"/>
          <w:sz w:val="24"/>
          <w:szCs w:val="24"/>
        </w:rPr>
      </w:pPr>
      <w:ins w:id="2" w:author="ad" w:date="2026-08-31T15:16:00Z">
        <w:r>
          <w:rPr>
            <w:rFonts w:ascii="Times New Roman" w:eastAsia="宋体" w:hAnsi="Times New Roman" w:cs="Times New Roman"/>
            <w:color w:val="000000" w:themeColor="text1"/>
            <w:sz w:val="24"/>
            <w:szCs w:val="24"/>
          </w:rPr>
          <w:t xml:space="preserve">1) </w:t>
        </w:r>
      </w:ins>
      <w:ins w:id="3" w:author="ad" w:date="2026-08-31T15:14:00Z">
        <w:r w:rsidRPr="00C272EA">
          <w:rPr>
            <w:rFonts w:ascii="Times New Roman" w:eastAsia="宋体" w:hAnsi="Times New Roman" w:cs="Times New Roman"/>
            <w:sz w:val="24"/>
            <w:szCs w:val="24"/>
          </w:rPr>
          <w:t>Complete Training Procedure and Unfreezing Schedule</w:t>
        </w:r>
      </w:ins>
    </w:p>
    <w:p w14:paraId="3671EAE3" w14:textId="77777777" w:rsidR="00F9062D" w:rsidRPr="001B5CB0" w:rsidRDefault="00F9062D" w:rsidP="00F9062D">
      <w:pPr>
        <w:spacing w:line="360" w:lineRule="auto"/>
        <w:ind w:firstLineChars="200" w:firstLine="480"/>
        <w:rPr>
          <w:ins w:id="4" w:author="ad" w:date="2026-08-31T13:44:00Z"/>
          <w:rFonts w:ascii="Times New Roman" w:eastAsia="宋体" w:hAnsi="Times New Roman" w:cs="Times New Roman"/>
          <w:sz w:val="24"/>
          <w:szCs w:val="24"/>
        </w:rPr>
      </w:pPr>
      <w:ins w:id="5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>The fine-tuning framework consists of two sequential phases:</w:t>
        </w:r>
      </w:ins>
    </w:p>
    <w:p w14:paraId="4B4CC4BB" w14:textId="77777777" w:rsidR="00F9062D" w:rsidRPr="001B5CB0" w:rsidRDefault="00F9062D" w:rsidP="00F9062D">
      <w:pPr>
        <w:spacing w:line="360" w:lineRule="auto"/>
        <w:ind w:firstLineChars="200" w:firstLine="480"/>
        <w:rPr>
          <w:ins w:id="6" w:author="ad" w:date="2026-08-31T13:44:00Z"/>
          <w:rFonts w:ascii="Times New Roman" w:eastAsia="宋体" w:hAnsi="Times New Roman" w:cs="Times New Roman"/>
          <w:sz w:val="24"/>
          <w:szCs w:val="24"/>
        </w:rPr>
      </w:pPr>
      <w:ins w:id="7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 xml:space="preserve">Phase 1: Source-Domain Pre-training. The segmentation network is trained on synthetic Sentinel-2 </w:t>
        </w:r>
      </w:ins>
      <w:ins w:id="8" w:author="ad" w:date="2026-08-31T13:45:00Z">
        <w:r>
          <w:rPr>
            <w:rFonts w:ascii="Times New Roman" w:eastAsia="宋体" w:hAnsi="Times New Roman" w:cs="Times New Roman"/>
            <w:sz w:val="24"/>
            <w:szCs w:val="24"/>
          </w:rPr>
          <w:t xml:space="preserve">MSI </w:t>
        </w:r>
      </w:ins>
      <w:ins w:id="9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 xml:space="preserve">style imagery generated by CycleGAN (Fig. 4c) using cross-entropy loss to obtain optimal initial model parameters. </w:t>
        </w:r>
      </w:ins>
    </w:p>
    <w:p w14:paraId="5B241199" w14:textId="77777777" w:rsidR="00F9062D" w:rsidRPr="00C272EA" w:rsidRDefault="00F9062D" w:rsidP="00F9062D">
      <w:pPr>
        <w:spacing w:line="360" w:lineRule="auto"/>
        <w:ind w:firstLineChars="200" w:firstLine="480"/>
        <w:rPr>
          <w:ins w:id="10" w:author="ad" w:date="2026-08-31T13:28:00Z"/>
          <w:rFonts w:ascii="Times New Roman" w:eastAsia="宋体" w:hAnsi="Times New Roman" w:cs="Times New Roman"/>
          <w:sz w:val="24"/>
          <w:szCs w:val="24"/>
          <w:rPrChange w:id="11" w:author="ad" w:date="2026-08-31T15:14:00Z">
            <w:rPr>
              <w:ins w:id="12" w:author="ad" w:date="2026-08-31T13:28:00Z"/>
              <w:rFonts w:ascii="Times New Roman" w:eastAsia="宋体" w:hAnsi="Times New Roman" w:cs="Times New Roman"/>
              <w:color w:val="000000" w:themeColor="text1"/>
              <w:sz w:val="24"/>
              <w:szCs w:val="24"/>
            </w:rPr>
          </w:rPrChange>
        </w:rPr>
        <w:pPrChange w:id="13" w:author="ad" w:date="2026-08-31T15:14:00Z">
          <w:pPr>
            <w:pStyle w:val="4"/>
            <w:spacing w:before="0" w:after="0" w:line="360" w:lineRule="auto"/>
          </w:pPr>
        </w:pPrChange>
      </w:pPr>
      <w:ins w:id="14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 xml:space="preserve">Phase 2: Target-Domain Progressive Fine-Tuning. The model is adapted to real Sentinel-2 </w:t>
        </w:r>
      </w:ins>
      <w:ins w:id="15" w:author="ad" w:date="2026-08-31T13:45:00Z">
        <w:r>
          <w:rPr>
            <w:rFonts w:ascii="Times New Roman" w:eastAsia="宋体" w:hAnsi="Times New Roman" w:cs="Times New Roman"/>
            <w:sz w:val="24"/>
            <w:szCs w:val="24"/>
          </w:rPr>
          <w:t xml:space="preserve">MSI </w:t>
        </w:r>
      </w:ins>
      <w:ins w:id="16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 xml:space="preserve">imagery through three hierarchical stages. The stage transitions are dynamically governed by the Strategy Decision Block (SDB), with an upper bound of </w:t>
        </w:r>
      </w:ins>
      <w:ins w:id="17" w:author="ad" w:date="2026-08-31T13:45:00Z">
        <w:r w:rsidRPr="000852C7">
          <w:rPr>
            <w:rFonts w:ascii="Times New Roman" w:eastAsia="宋体" w:hAnsi="Times New Roman" w:cs="Times New Roman"/>
            <w:i/>
            <w:iCs/>
            <w:sz w:val="24"/>
            <w:szCs w:val="24"/>
          </w:rPr>
          <w:t>E</w:t>
        </w:r>
      </w:ins>
      <w:ins w:id="18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 xml:space="preserve">stage= 20 epochs per stage (total maximum epochs </w:t>
        </w:r>
        <w:r w:rsidRPr="001B5CB0">
          <w:rPr>
            <w:rFonts w:ascii="Times New Roman" w:eastAsia="宋体" w:hAnsi="Times New Roman" w:cs="Times New Roman"/>
            <w:i/>
            <w:iCs/>
            <w:sz w:val="24"/>
            <w:szCs w:val="24"/>
            <w:rPrChange w:id="19" w:author="ad" w:date="2026-08-31T13:45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0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max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= 60): Stage I (Decoder Alignment, Epochs 1≤e≤e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1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1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, 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2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1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≤20): The entire encoder network (</w:t>
        </w:r>
        <w:r w:rsidRPr="001B5CB0">
          <w:rPr>
            <w:rFonts w:ascii="Times New Roman" w:eastAsia="宋体" w:hAnsi="Times New Roman" w:cs="Times New Roman"/>
            <w:i/>
            <w:iCs/>
            <w:sz w:val="24"/>
            <w:szCs w:val="24"/>
            <w:rPrChange w:id="23" w:author="ad" w:date="2026-08-31T13:45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θ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4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E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) is completely frozen. Only the decoder parameters (</w:t>
        </w:r>
        <w:r w:rsidRPr="001B5CB0">
          <w:rPr>
            <w:rFonts w:ascii="Times New Roman" w:eastAsia="宋体" w:hAnsi="Times New Roman" w:cs="Times New Roman"/>
            <w:i/>
            <w:iCs/>
            <w:sz w:val="24"/>
            <w:szCs w:val="24"/>
            <w:rPrChange w:id="25" w:author="ad" w:date="2026-08-31T13:45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θ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6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D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 xml:space="preserve">) and task-specific segmentation heads are 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lastRenderedPageBreak/>
          <w:t>updated to adapt high-level features to target ground-truth annotations.Stage II (Deep Layer Unfreezing, Epochs 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7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1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＜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e≤e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8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2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, 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29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2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- 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30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1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≤</w:t>
        </w:r>
      </w:ins>
      <w:ins w:id="31" w:author="ad" w:date="2026-08-31T13:47:00Z">
        <w:r>
          <w:rPr>
            <w:rFonts w:ascii="Times New Roman" w:eastAsia="宋体" w:hAnsi="Times New Roman" w:cs="Times New Roman"/>
            <w:sz w:val="24"/>
            <w:szCs w:val="24"/>
          </w:rPr>
          <w:t>20</w:t>
        </w:r>
      </w:ins>
      <w:ins w:id="32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>): Deep semantic encoder layers (</w:t>
        </w:r>
        <w:r w:rsidRPr="001B5CB0">
          <w:rPr>
            <w:rFonts w:ascii="Times New Roman" w:eastAsia="宋体" w:hAnsi="Times New Roman" w:cs="Times New Roman"/>
            <w:i/>
            <w:iCs/>
            <w:sz w:val="24"/>
            <w:szCs w:val="24"/>
            <w:rPrChange w:id="33" w:author="ad" w:date="2026-08-31T13:45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θ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34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E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, deep) are unfrozen. High-level contextual representations are aligned with target-domain features while preserving low/mid-level representations.</w:t>
        </w:r>
      </w:ins>
      <w:ins w:id="35" w:author="ad" w:date="2026-08-31T13:54:00Z">
        <w:r>
          <w:rPr>
            <w:rFonts w:ascii="Times New Roman" w:eastAsia="宋体" w:hAnsi="Times New Roman" w:cs="Times New Roman"/>
            <w:sz w:val="24"/>
            <w:szCs w:val="24"/>
          </w:rPr>
          <w:t xml:space="preserve"> </w:t>
        </w:r>
      </w:ins>
      <w:ins w:id="36" w:author="ad" w:date="2026-08-31T13:44:00Z">
        <w:r w:rsidRPr="001B5CB0">
          <w:rPr>
            <w:rFonts w:ascii="Times New Roman" w:eastAsia="宋体" w:hAnsi="Times New Roman" w:cs="Times New Roman"/>
            <w:sz w:val="24"/>
            <w:szCs w:val="24"/>
          </w:rPr>
          <w:t>Stage III (Mid Layer Unfreezing, Epochs 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37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2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＜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e≤</w:t>
        </w:r>
        <w:r w:rsidRPr="00F22656">
          <w:rPr>
            <w:rFonts w:ascii="Times New Roman" w:eastAsia="宋体" w:hAnsi="Times New Roman" w:cs="Times New Roman"/>
            <w:i/>
            <w:iCs/>
            <w:sz w:val="24"/>
            <w:szCs w:val="24"/>
            <w:rPrChange w:id="38" w:author="ad" w:date="2026-08-31T13:47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E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39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max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): Middle feature layers (</w:t>
        </w:r>
        <w:r w:rsidRPr="001B5CB0">
          <w:rPr>
            <w:rFonts w:ascii="Times New Roman" w:eastAsia="宋体" w:hAnsi="Times New Roman" w:cs="Times New Roman"/>
            <w:i/>
            <w:iCs/>
            <w:sz w:val="24"/>
            <w:szCs w:val="24"/>
            <w:rPrChange w:id="40" w:author="ad" w:date="2026-08-31T13:45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θ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41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E, mid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) are unfrozen to enable joint multi-scale optimization. The shallowest layers (</w:t>
        </w:r>
        <w:r w:rsidRPr="001B5CB0">
          <w:rPr>
            <w:rFonts w:ascii="Times New Roman" w:eastAsia="宋体" w:hAnsi="Times New Roman" w:cs="Times New Roman"/>
            <w:i/>
            <w:iCs/>
            <w:sz w:val="24"/>
            <w:szCs w:val="24"/>
            <w:rPrChange w:id="42" w:author="ad" w:date="2026-08-31T13:45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θ</w:t>
        </w:r>
        <w:r w:rsidRPr="001B5CB0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43" w:author="ad" w:date="2026-08-31T13:46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E, shallow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) remain permanently frozen throughout training to preserve universal low-level visual features and prevent catastrophic forgetting.</w:t>
        </w:r>
      </w:ins>
    </w:p>
    <w:p w14:paraId="11C4085B" w14:textId="77777777" w:rsidR="00F9062D" w:rsidRDefault="00F9062D" w:rsidP="00F9062D">
      <w:pPr>
        <w:spacing w:line="360" w:lineRule="auto"/>
        <w:ind w:firstLineChars="200" w:firstLine="480"/>
        <w:rPr>
          <w:ins w:id="44" w:author="ad" w:date="2026-08-31T15:14:00Z"/>
          <w:rFonts w:ascii="Times New Roman" w:eastAsia="宋体" w:hAnsi="Times New Roman" w:cs="Times New Roman"/>
          <w:sz w:val="24"/>
          <w:szCs w:val="24"/>
        </w:rPr>
      </w:pPr>
      <w:ins w:id="45" w:author="ad" w:date="2026-08-31T15:16:00Z">
        <w:r>
          <w:rPr>
            <w:rFonts w:ascii="Times New Roman" w:eastAsia="宋体" w:hAnsi="Times New Roman" w:cs="Times New Roman"/>
            <w:color w:val="000000" w:themeColor="text1"/>
            <w:sz w:val="24"/>
            <w:szCs w:val="24"/>
          </w:rPr>
          <w:t xml:space="preserve">2) </w:t>
        </w:r>
      </w:ins>
      <w:ins w:id="46" w:author="ad" w:date="2026-08-31T15:14:00Z">
        <w:r w:rsidRPr="00C272EA">
          <w:rPr>
            <w:rFonts w:ascii="Times New Roman" w:eastAsia="宋体" w:hAnsi="Times New Roman" w:cs="Times New Roman"/>
            <w:sz w:val="24"/>
            <w:szCs w:val="24"/>
          </w:rPr>
          <w:t>Loss Functions and Perceptual Alignment</w:t>
        </w:r>
      </w:ins>
    </w:p>
    <w:p w14:paraId="28814282" w14:textId="77777777" w:rsidR="00F9062D" w:rsidRDefault="00F9062D" w:rsidP="00F9062D">
      <w:pPr>
        <w:spacing w:line="360" w:lineRule="auto"/>
        <w:ind w:firstLineChars="200" w:firstLine="480"/>
        <w:rPr>
          <w:ins w:id="47" w:author="ad" w:date="2026-08-31T13:29:00Z"/>
          <w:rFonts w:ascii="Times New Roman" w:eastAsia="宋体" w:hAnsi="Times New Roman" w:cs="Times New Roman"/>
          <w:sz w:val="24"/>
          <w:szCs w:val="24"/>
        </w:rPr>
      </w:pPr>
      <w:ins w:id="48" w:author="ad" w:date="2026-08-31T13:29:00Z">
        <w:r w:rsidRPr="00B44017">
          <w:rPr>
            <w:rFonts w:ascii="Times New Roman" w:eastAsia="宋体" w:hAnsi="Times New Roman" w:cs="Times New Roman"/>
            <w:sz w:val="24"/>
            <w:szCs w:val="24"/>
          </w:rPr>
          <w:t xml:space="preserve">The total optimization objective </w:t>
        </w:r>
      </w:ins>
      <m:oMath>
        <m:r>
          <w:ins w:id="49" w:author="ad" w:date="2026-08-31T13:35:00Z">
            <m:rPr>
              <m:scr m:val="script"/>
            </m:rPr>
            <w:rPr>
              <w:rFonts w:ascii="Cambria Math" w:eastAsia="宋体" w:hAnsi="Cambria Math" w:cs="Times New Roman"/>
              <w:sz w:val="24"/>
              <w:szCs w:val="24"/>
            </w:rPr>
            <m:t>L</m:t>
          </w:ins>
        </m:r>
      </m:oMath>
      <w:ins w:id="50" w:author="ad" w:date="2026-08-31T13:29:00Z">
        <w:r w:rsidRPr="00B44017">
          <w:rPr>
            <w:rFonts w:ascii="Times New Roman" w:eastAsia="宋体" w:hAnsi="Times New Roman" w:cs="Times New Roman"/>
            <w:sz w:val="24"/>
            <w:szCs w:val="24"/>
            <w:vertAlign w:val="subscript"/>
            <w:rPrChange w:id="51" w:author="ad" w:date="2026-08-31T13:30:00Z">
              <w:rPr>
                <w:rFonts w:ascii="Times New Roman" w:eastAsia="宋体" w:hAnsi="Times New Roman" w:cs="Times New Roman"/>
                <w:sz w:val="24"/>
                <w:szCs w:val="24"/>
              </w:rPr>
            </w:rPrChange>
          </w:rPr>
          <w:t>total</w:t>
        </w:r>
        <w:r w:rsidRPr="00B44017">
          <w:rPr>
            <w:rFonts w:ascii="Times New Roman" w:eastAsia="宋体" w:hAnsi="Times New Roman" w:cs="Times New Roman"/>
            <w:sz w:val="24"/>
            <w:szCs w:val="24"/>
          </w:rPr>
          <w:t xml:space="preserve"> combines task-specific semantic loss with multi-scale perceptual feature constraints:</w:t>
        </w:r>
      </w:ins>
    </w:p>
    <w:p w14:paraId="01E13897" w14:textId="77777777" w:rsidR="00F9062D" w:rsidRPr="008B2EE5" w:rsidRDefault="00F9062D" w:rsidP="00F9062D">
      <w:pPr>
        <w:spacing w:line="360" w:lineRule="auto"/>
        <w:ind w:firstLineChars="200" w:firstLine="480"/>
        <w:rPr>
          <w:ins w:id="52" w:author="ad" w:date="2026-08-31T13:36:00Z"/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ins w:id="53" w:author="ad" w:date="2026-08-31T13:35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54" w:author="ad" w:date="2026-08-31T13:35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55" w:author="ad" w:date="2026-08-31T13:40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total</m:t>
                </w:ins>
              </m:r>
            </m:sub>
          </m:sSub>
          <m:r>
            <w:ins w:id="56" w:author="ad" w:date="2026-08-31T13:35:00Z">
              <w:rPr>
                <w:rFonts w:ascii="Cambria Math" w:eastAsia="宋体" w:hAnsi="Cambria Math" w:cs="Times New Roman"/>
                <w:sz w:val="24"/>
                <w:szCs w:val="24"/>
              </w:rPr>
              <m:t>=</m:t>
            </w:ins>
          </m:r>
          <m:sSub>
            <m:sSubPr>
              <m:ctrlPr>
                <w:ins w:id="57" w:author="ad" w:date="2026-08-31T13:35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58" w:author="ad" w:date="2026-08-31T13:35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λ</m:t>
                </w:ins>
              </m:r>
            </m:e>
            <m:sub>
              <m:r>
                <w:ins w:id="59" w:author="ad" w:date="2026-08-31T13:40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sem</m:t>
                </w:ins>
              </m:r>
            </m:sub>
          </m:sSub>
          <m:sSub>
            <m:sSubPr>
              <m:ctrlPr>
                <w:ins w:id="60" w:author="ad" w:date="2026-08-31T13:48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61" w:author="ad" w:date="2026-08-31T13:48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62" w:author="ad" w:date="2026-08-31T13:48:00Z"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sem</m:t>
                </w:ins>
              </m:r>
            </m:sub>
          </m:sSub>
          <m:r>
            <w:ins w:id="63" w:author="ad" w:date="2026-08-31T13:35:00Z">
              <w:rPr>
                <w:rFonts w:ascii="Cambria Math" w:eastAsia="宋体" w:hAnsi="Cambria Math" w:cs="Times New Roman"/>
                <w:sz w:val="24"/>
                <w:szCs w:val="24"/>
              </w:rPr>
              <m:t>+</m:t>
            </w:ins>
          </m:r>
          <m:sSub>
            <m:sSubPr>
              <m:ctrlPr>
                <w:ins w:id="64" w:author="ad" w:date="2026-08-31T13:48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65" w:author="ad" w:date="2026-08-31T13:48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λ</m:t>
                </w:ins>
              </m:r>
            </m:e>
            <m:sub>
              <m:r>
                <w:ins w:id="66" w:author="ad" w:date="2026-08-31T13:48:00Z"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mid</m:t>
                </w:ins>
              </m:r>
            </m:sub>
          </m:sSub>
          <m:sSub>
            <m:sSubPr>
              <m:ctrlPr>
                <w:ins w:id="67" w:author="ad" w:date="2026-08-31T13:48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68" w:author="ad" w:date="2026-08-31T13:48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69" w:author="ad" w:date="2026-08-31T13:48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perc,mid</m:t>
                </w:ins>
              </m:r>
            </m:sub>
          </m:sSub>
          <m:r>
            <w:ins w:id="70" w:author="ad" w:date="2026-08-31T13:35:00Z">
              <w:rPr>
                <w:rFonts w:ascii="Cambria Math" w:eastAsia="宋体" w:hAnsi="Cambria Math" w:cs="Times New Roman"/>
                <w:sz w:val="24"/>
                <w:szCs w:val="24"/>
              </w:rPr>
              <m:t>+</m:t>
            </w:ins>
          </m:r>
          <m:sSub>
            <m:sSubPr>
              <m:ctrlPr>
                <w:ins w:id="71" w:author="ad" w:date="2026-08-31T13:49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72" w:author="ad" w:date="2026-08-31T13:49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λ</m:t>
                </w:ins>
              </m:r>
            </m:e>
            <m:sub>
              <m:r>
                <w:ins w:id="73" w:author="ad" w:date="2026-08-31T13:49:00Z"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deep</m:t>
                </w:ins>
              </m:r>
            </m:sub>
          </m:sSub>
          <m:sSub>
            <m:sSubPr>
              <m:ctrlPr>
                <w:ins w:id="74" w:author="ad" w:date="2026-08-31T13:49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75" w:author="ad" w:date="2026-08-31T13:49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76" w:author="ad" w:date="2026-08-31T13:49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perc,</m:t>
                </w:ins>
              </m:r>
              <m:r>
                <w:ins w:id="77" w:author="ad" w:date="2026-08-31T13:49:00Z"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deep</m:t>
                </w:ins>
              </m:r>
            </m:sub>
          </m:sSub>
        </m:oMath>
      </m:oMathPara>
    </w:p>
    <w:p w14:paraId="3844B7A5" w14:textId="77777777" w:rsidR="00F9062D" w:rsidRDefault="00F9062D" w:rsidP="00F9062D">
      <w:pPr>
        <w:spacing w:line="360" w:lineRule="auto"/>
        <w:ind w:firstLineChars="200" w:firstLine="480"/>
        <w:rPr>
          <w:ins w:id="78" w:author="ad" w:date="2026-08-31T13:49:00Z"/>
          <w:rFonts w:ascii="Times New Roman" w:eastAsia="宋体" w:hAnsi="Times New Roman" w:cs="Times New Roman"/>
          <w:sz w:val="24"/>
          <w:szCs w:val="24"/>
        </w:rPr>
      </w:pPr>
      <w:ins w:id="79" w:author="ad" w:date="2026-08-31T13:36:00Z">
        <w:r>
          <w:rPr>
            <w:rFonts w:ascii="Times New Roman" w:eastAsia="宋体" w:hAnsi="Times New Roman" w:cs="Times New Roman"/>
            <w:sz w:val="24"/>
            <w:szCs w:val="24"/>
          </w:rPr>
          <w:t>S</w:t>
        </w:r>
        <w:r w:rsidRPr="008B2EE5">
          <w:rPr>
            <w:rFonts w:ascii="Times New Roman" w:eastAsia="宋体" w:hAnsi="Times New Roman" w:cs="Times New Roman"/>
            <w:sz w:val="24"/>
            <w:szCs w:val="24"/>
          </w:rPr>
          <w:t>emantic Segmentation Loss (</w:t>
        </w:r>
      </w:ins>
      <m:oMath>
        <m:sSub>
          <m:sSubPr>
            <m:ctrlPr>
              <w:ins w:id="80" w:author="ad" w:date="2026-08-31T13:50:00Z"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w:ins>
            </m:ctrlPr>
          </m:sSubPr>
          <m:e>
            <m:r>
              <w:ins w:id="81" w:author="ad" w:date="2026-08-31T13:50:00Z"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w:ins>
            </m:r>
          </m:e>
          <m:sub>
            <m:r>
              <w:ins w:id="82" w:author="ad" w:date="2026-08-31T13:50:00Z"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sem</m:t>
              </w:ins>
            </m:r>
          </m:sub>
        </m:sSub>
      </m:oMath>
      <w:ins w:id="83" w:author="ad" w:date="2026-08-31T13:36:00Z">
        <w:r w:rsidRPr="008B2EE5">
          <w:rPr>
            <w:rFonts w:ascii="Times New Roman" w:eastAsia="宋体" w:hAnsi="Times New Roman" w:cs="Times New Roman"/>
            <w:sz w:val="24"/>
            <w:szCs w:val="24"/>
          </w:rPr>
          <w:t>): Formulated as the combination of Binary Cross-Entropy (BCE) loss and Dice loss:</w:t>
        </w:r>
      </w:ins>
    </w:p>
    <w:p w14:paraId="3F461706" w14:textId="77777777" w:rsidR="00F9062D" w:rsidRPr="008B2EE5" w:rsidRDefault="00F9062D" w:rsidP="00F9062D">
      <w:pPr>
        <w:spacing w:line="360" w:lineRule="auto"/>
        <w:ind w:firstLineChars="200" w:firstLine="480"/>
        <w:rPr>
          <w:ins w:id="84" w:author="ad" w:date="2026-08-31T13:38:00Z"/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ins w:id="85" w:author="ad" w:date="2026-08-31T13:38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86" w:author="ad" w:date="2026-08-31T13:38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87" w:author="ad" w:date="2026-08-31T13:51:00Z"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sem</m:t>
                </w:ins>
              </m:r>
            </m:sub>
          </m:sSub>
          <m:d>
            <m:dPr>
              <m:ctrlPr>
                <w:ins w:id="88" w:author="ad" w:date="2026-08-31T13:55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dPr>
            <m:e>
              <m:r>
                <w:ins w:id="89" w:author="ad" w:date="2026-08-31T13:55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y,</m:t>
                </w:ins>
              </m:r>
              <m:acc>
                <m:accPr>
                  <m:ctrlPr>
                    <w:ins w:id="90" w:author="ad" w:date="2026-08-31T13:55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accPr>
                <m:e>
                  <m:r>
                    <w:ins w:id="91" w:author="ad" w:date="2026-08-31T13:5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y</m:t>
                    </w:ins>
                  </m:r>
                </m:e>
              </m:acc>
            </m:e>
          </m:d>
          <m:r>
            <w:ins w:id="92" w:author="ad" w:date="2026-08-31T13:38:00Z">
              <w:rPr>
                <w:rFonts w:ascii="Cambria Math" w:eastAsia="宋体" w:hAnsi="Cambria Math" w:cs="Times New Roman"/>
                <w:sz w:val="24"/>
                <w:szCs w:val="24"/>
              </w:rPr>
              <m:t>=</m:t>
            </w:ins>
          </m:r>
          <m:sSub>
            <m:sSubPr>
              <m:ctrlPr>
                <w:ins w:id="93" w:author="ad" w:date="2026-08-31T13:55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94" w:author="ad" w:date="2026-08-31T13:55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95" w:author="ad" w:date="2026-08-31T13:55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B</m:t>
                </w:ins>
              </m:r>
              <m:r>
                <w:ins w:id="96" w:author="ad" w:date="2026-08-31T13:56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CE</m:t>
                </w:ins>
              </m:r>
            </m:sub>
          </m:sSub>
          <m:d>
            <m:dPr>
              <m:ctrlPr>
                <w:ins w:id="97" w:author="ad" w:date="2026-08-31T13:55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dPr>
            <m:e>
              <m:r>
                <w:ins w:id="98" w:author="ad" w:date="2026-08-31T13:55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y,</m:t>
                </w:ins>
              </m:r>
              <m:acc>
                <m:accPr>
                  <m:ctrlPr>
                    <w:ins w:id="99" w:author="ad" w:date="2026-08-31T13:55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accPr>
                <m:e>
                  <m:r>
                    <w:ins w:id="100" w:author="ad" w:date="2026-08-31T13:5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y</m:t>
                    </w:ins>
                  </m:r>
                </m:e>
              </m:acc>
            </m:e>
          </m:d>
          <m:r>
            <w:ins w:id="101" w:author="ad" w:date="2026-08-31T13:38:00Z">
              <w:rPr>
                <w:rFonts w:ascii="Cambria Math" w:eastAsia="宋体" w:hAnsi="Cambria Math" w:cs="Times New Roman"/>
                <w:sz w:val="24"/>
                <w:szCs w:val="24"/>
              </w:rPr>
              <m:t>+</m:t>
            </w:ins>
          </m:r>
          <m:sSub>
            <m:sSubPr>
              <m:ctrlPr>
                <w:ins w:id="102" w:author="ad" w:date="2026-08-31T13:56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103" w:author="ad" w:date="2026-08-31T13:56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104" w:author="ad" w:date="2026-08-31T13:56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</m:t>
                </w:ins>
              </m:r>
              <m:r>
                <w:ins w:id="105" w:author="ad" w:date="2026-08-31T13:56:00Z"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ice</m:t>
                </w:ins>
              </m:r>
            </m:sub>
          </m:sSub>
          <m:d>
            <m:dPr>
              <m:ctrlPr>
                <w:ins w:id="106" w:author="ad" w:date="2026-08-31T13:56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dPr>
            <m:e>
              <m:r>
                <w:ins w:id="107" w:author="ad" w:date="2026-08-31T13:56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y,</m:t>
                </w:ins>
              </m:r>
              <m:acc>
                <m:accPr>
                  <m:ctrlPr>
                    <w:ins w:id="108" w:author="ad" w:date="2026-08-31T13:56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accPr>
                <m:e>
                  <m:r>
                    <w:ins w:id="109" w:author="ad" w:date="2026-08-31T13:56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y</m:t>
                    </w:ins>
                  </m:r>
                </m:e>
              </m:acc>
            </m:e>
          </m:d>
        </m:oMath>
      </m:oMathPara>
    </w:p>
    <w:p w14:paraId="7EEE291A" w14:textId="77777777" w:rsidR="00F9062D" w:rsidDel="0001333B" w:rsidRDefault="00F9062D" w:rsidP="00F9062D">
      <w:pPr>
        <w:spacing w:line="360" w:lineRule="auto"/>
        <w:ind w:firstLineChars="200" w:firstLine="440"/>
        <w:rPr>
          <w:del w:id="110" w:author="ad" w:date="2026-08-31T13:26:00Z"/>
          <w:rFonts w:ascii="Times New Roman" w:eastAsia="宋体" w:hAnsi="Times New Roman" w:cs="Times New Roman"/>
          <w:sz w:val="22"/>
        </w:rPr>
      </w:pPr>
      <w:ins w:id="111" w:author="ad" w:date="2026-08-31T13:56:00Z">
        <w:r w:rsidRPr="00424D51">
          <w:rPr>
            <w:rFonts w:ascii="Times New Roman" w:eastAsia="宋体" w:hAnsi="Times New Roman" w:cs="Times New Roman"/>
            <w:sz w:val="22"/>
          </w:rPr>
          <w:t>Hierarchical Perceptual Loss (</w:t>
        </w:r>
      </w:ins>
      <m:oMath>
        <m:sSub>
          <m:sSubPr>
            <m:ctrlPr>
              <w:ins w:id="112" w:author="ad" w:date="2026-08-31T13:58:00Z"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w:ins>
            </m:ctrlPr>
          </m:sSubPr>
          <m:e>
            <m:r>
              <w:ins w:id="113" w:author="ad" w:date="2026-08-31T13:58:00Z"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w:ins>
            </m:r>
          </m:e>
          <m:sub>
            <m:r>
              <w:ins w:id="114" w:author="ad" w:date="2026-08-31T13:58:00Z"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prec</m:t>
              </w:ins>
            </m:r>
          </m:sub>
        </m:sSub>
      </m:oMath>
      <w:ins w:id="115" w:author="ad" w:date="2026-08-31T13:56:00Z">
        <w:r w:rsidRPr="00424D51">
          <w:rPr>
            <w:rFonts w:ascii="Times New Roman" w:eastAsia="宋体" w:hAnsi="Times New Roman" w:cs="Times New Roman"/>
            <w:sz w:val="22"/>
          </w:rPr>
          <w:t>,</w:t>
        </w:r>
      </w:ins>
      <w:ins w:id="116" w:author="ad" w:date="2026-08-31T13:58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117" w:author="ad" w:date="2026-08-31T13:59:00Z">
        <w:r w:rsidRPr="009D6DB8">
          <w:rPr>
            <w:rFonts w:ascii="Times New Roman" w:eastAsia="宋体" w:hAnsi="Times New Roman" w:cs="Times New Roman"/>
            <w:i/>
            <w:iCs/>
            <w:sz w:val="22"/>
            <w:vertAlign w:val="subscript"/>
            <w:rPrChange w:id="118" w:author="ad" w:date="2026-08-31T13:59:00Z">
              <w:rPr>
                <w:rFonts w:ascii="Times New Roman" w:eastAsia="宋体" w:hAnsi="Times New Roman" w:cs="Times New Roman"/>
                <w:sz w:val="22"/>
              </w:rPr>
            </w:rPrChange>
          </w:rPr>
          <w:t>l</w:t>
        </w:r>
      </w:ins>
      <w:ins w:id="119" w:author="ad" w:date="2026-08-31T13:56:00Z">
        <w:r w:rsidRPr="00424D51">
          <w:rPr>
            <w:rFonts w:ascii="Times New Roman" w:eastAsia="宋体" w:hAnsi="Times New Roman" w:cs="Times New Roman"/>
            <w:sz w:val="22"/>
          </w:rPr>
          <w:t xml:space="preserve">): To penalize domain discrepancy at intermediate representation spaces, feature consistency is enforced between target-domain activation maps </w:t>
        </w:r>
      </w:ins>
      <m:oMath>
        <m:sSubSup>
          <m:sSubSupPr>
            <m:ctrlPr>
              <w:ins w:id="120" w:author="ad" w:date="2026-08-31T14:01:00Z">
                <w:rPr>
                  <w:rFonts w:ascii="Cambria Math" w:eastAsia="宋体" w:hAnsi="Cambria Math" w:cs="Times New Roman"/>
                  <w:i/>
                  <w:sz w:val="22"/>
                </w:rPr>
              </w:ins>
            </m:ctrlPr>
          </m:sSubSupPr>
          <m:e>
            <m:r>
              <w:ins w:id="121" w:author="ad" w:date="2026-08-31T14:01:00Z">
                <w:rPr>
                  <w:rFonts w:ascii="Cambria Math" w:eastAsia="宋体" w:hAnsi="Cambria Math" w:cs="Times New Roman"/>
                  <w:sz w:val="22"/>
                </w:rPr>
                <m:t>F</m:t>
              </w:ins>
            </m:r>
          </m:e>
          <m:sub>
            <m:r>
              <w:ins w:id="122" w:author="ad" w:date="2026-08-31T14:01:00Z">
                <w:rPr>
                  <w:rFonts w:ascii="Cambria Math" w:eastAsia="宋体" w:hAnsi="Cambria Math" w:cs="Times New Roman"/>
                  <w:sz w:val="22"/>
                </w:rPr>
                <m:t>targ</m:t>
              </w:ins>
            </m:r>
            <m:r>
              <w:ins w:id="123" w:author="ad" w:date="2026-08-31T14:02:00Z">
                <w:rPr>
                  <w:rFonts w:ascii="Cambria Math" w:eastAsia="宋体" w:hAnsi="Cambria Math" w:cs="Times New Roman"/>
                  <w:sz w:val="22"/>
                </w:rPr>
                <m:t>et</m:t>
              </w:ins>
            </m:r>
          </m:sub>
          <m:sup>
            <m:r>
              <w:ins w:id="124" w:author="ad" w:date="2026-08-31T14:01:00Z">
                <w:rPr>
                  <w:rFonts w:ascii="Cambria Math" w:eastAsia="宋体" w:hAnsi="Cambria Math" w:cs="Times New Roman"/>
                  <w:sz w:val="22"/>
                </w:rPr>
                <m:t>l</m:t>
              </w:ins>
            </m:r>
          </m:sup>
        </m:sSubSup>
      </m:oMath>
      <w:ins w:id="125" w:author="ad" w:date="2026-08-31T13:56:00Z">
        <w:r w:rsidRPr="00424D51">
          <w:rPr>
            <w:rFonts w:ascii="Times New Roman" w:eastAsia="宋体" w:hAnsi="Times New Roman" w:cs="Times New Roman"/>
            <w:sz w:val="22"/>
          </w:rPr>
          <w:t xml:space="preserve">(from the active model being fine-tuned) and reference feature representations </w:t>
        </w:r>
      </w:ins>
      <m:oMath>
        <m:sSubSup>
          <m:sSubSupPr>
            <m:ctrlPr>
              <w:ins w:id="126" w:author="ad" w:date="2026-08-31T14:02:00Z">
                <w:rPr>
                  <w:rFonts w:ascii="Cambria Math" w:eastAsia="宋体" w:hAnsi="Cambria Math" w:cs="Times New Roman"/>
                  <w:i/>
                  <w:sz w:val="22"/>
                </w:rPr>
              </w:ins>
            </m:ctrlPr>
          </m:sSubSupPr>
          <m:e>
            <m:r>
              <w:ins w:id="127" w:author="ad" w:date="2026-08-31T14:02:00Z">
                <w:rPr>
                  <w:rFonts w:ascii="Cambria Math" w:eastAsia="宋体" w:hAnsi="Cambria Math" w:cs="Times New Roman"/>
                  <w:sz w:val="22"/>
                </w:rPr>
                <m:t>F</m:t>
              </w:ins>
            </m:r>
          </m:e>
          <m:sub>
            <m:r>
              <w:ins w:id="128" w:author="ad" w:date="2026-08-31T14:02:00Z">
                <w:rPr>
                  <w:rFonts w:ascii="Cambria Math" w:eastAsia="宋体" w:hAnsi="Cambria Math" w:cs="Times New Roman"/>
                  <w:sz w:val="22"/>
                </w:rPr>
                <m:t>ref</m:t>
              </w:ins>
            </m:r>
          </m:sub>
          <m:sup>
            <m:r>
              <w:ins w:id="129" w:author="ad" w:date="2026-08-31T14:02:00Z">
                <w:rPr>
                  <w:rFonts w:ascii="Cambria Math" w:eastAsia="宋体" w:hAnsi="Cambria Math" w:cs="Times New Roman"/>
                  <w:sz w:val="22"/>
                </w:rPr>
                <m:t>l</m:t>
              </w:ins>
            </m:r>
          </m:sup>
        </m:sSubSup>
      </m:oMath>
      <w:ins w:id="130" w:author="ad" w:date="2026-08-31T13:56:00Z">
        <w:r w:rsidRPr="00424D51">
          <w:rPr>
            <w:rFonts w:ascii="Times New Roman" w:eastAsia="宋体" w:hAnsi="Times New Roman" w:cs="Times New Roman"/>
            <w:sz w:val="22"/>
          </w:rPr>
          <w:t xml:space="preserve"> (extracted by frozen Phase 1 pre-trained model):</w:t>
        </w:r>
      </w:ins>
    </w:p>
    <w:p w14:paraId="11ABC82E" w14:textId="77777777" w:rsidR="00F9062D" w:rsidRPr="0001333B" w:rsidRDefault="00F9062D" w:rsidP="00F9062D">
      <w:pPr>
        <w:spacing w:line="360" w:lineRule="auto"/>
        <w:ind w:firstLineChars="200" w:firstLine="480"/>
        <w:rPr>
          <w:ins w:id="131" w:author="ad" w:date="2026-08-31T13:56:00Z"/>
          <w:rFonts w:ascii="Times New Roman" w:eastAsia="宋体" w:hAnsi="Times New Roman" w:cs="Times New Roman"/>
          <w:sz w:val="22"/>
        </w:rPr>
        <w:pPrChange w:id="132" w:author="ad" w:date="2026-08-31T14:21:00Z">
          <w:pPr>
            <w:spacing w:line="360" w:lineRule="auto"/>
          </w:pPr>
        </w:pPrChange>
      </w:pPr>
      <m:oMathPara>
        <m:oMath>
          <m:sSub>
            <m:sSubPr>
              <m:ctrlPr>
                <w:ins w:id="133" w:author="ad" w:date="2026-08-31T14:04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sSubPr>
            <m:e>
              <m:r>
                <w:ins w:id="134" w:author="ad" w:date="2026-08-31T14:04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</m:t>
                </w:ins>
              </m:r>
            </m:e>
            <m:sub>
              <m:r>
                <w:ins w:id="135" w:author="ad" w:date="2026-08-31T14:04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perc,l</m:t>
                </w:ins>
              </m:r>
            </m:sub>
          </m:sSub>
          <m:r>
            <w:ins w:id="136" w:author="ad" w:date="2026-08-31T14:04:00Z">
              <w:rPr>
                <w:rFonts w:ascii="Cambria Math" w:eastAsia="宋体" w:hAnsi="Cambria Math" w:cs="Times New Roman"/>
                <w:sz w:val="24"/>
                <w:szCs w:val="24"/>
              </w:rPr>
              <m:t>=</m:t>
            </w:ins>
          </m:r>
          <m:f>
            <m:fPr>
              <m:ctrlPr>
                <w:ins w:id="137" w:author="ad" w:date="2026-08-31T14:04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fPr>
            <m:num>
              <m:r>
                <w:ins w:id="138" w:author="ad" w:date="2026-08-31T14:04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w:ins>
              </m:r>
            </m:num>
            <m:den>
              <m:sSub>
                <m:sSubPr>
                  <m:ctrlPr>
                    <w:ins w:id="139" w:author="ad" w:date="2026-08-31T14:04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sSubPr>
                <m:e>
                  <m:r>
                    <w:ins w:id="140" w:author="ad" w:date="2026-08-31T14:04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C</m:t>
                    </w:ins>
                  </m:r>
                </m:e>
                <m:sub>
                  <m:r>
                    <w:ins w:id="141" w:author="ad" w:date="2026-08-31T14:0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l</m:t>
                    </w:ins>
                  </m:r>
                </m:sub>
              </m:sSub>
              <m:sSub>
                <m:sSubPr>
                  <m:ctrlPr>
                    <w:ins w:id="142" w:author="ad" w:date="2026-08-31T14:05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sSubPr>
                <m:e>
                  <m:r>
                    <w:ins w:id="143" w:author="ad" w:date="2026-08-31T14:0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H</m:t>
                    </w:ins>
                  </m:r>
                </m:e>
                <m:sub>
                  <m:r>
                    <w:ins w:id="144" w:author="ad" w:date="2026-08-31T14:0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l</m:t>
                    </w:ins>
                  </m:r>
                </m:sub>
              </m:sSub>
              <m:sSub>
                <m:sSubPr>
                  <m:ctrlPr>
                    <w:ins w:id="145" w:author="ad" w:date="2026-08-31T14:05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sSubPr>
                <m:e>
                  <m:r>
                    <w:ins w:id="146" w:author="ad" w:date="2026-08-31T14:0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W</m:t>
                    </w:ins>
                  </m:r>
                </m:e>
                <m:sub>
                  <m:r>
                    <w:ins w:id="147" w:author="ad" w:date="2026-08-31T14:05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l</m:t>
                    </w:ins>
                  </m:r>
                </m:sub>
              </m:sSub>
            </m:den>
          </m:f>
          <m:nary>
            <m:naryPr>
              <m:chr m:val="∑"/>
              <m:limLoc m:val="undOvr"/>
              <m:ctrlPr>
                <w:ins w:id="148" w:author="ad" w:date="2026-08-31T14:05:00Z"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w:ins>
              </m:ctrlPr>
            </m:naryPr>
            <m:sub>
              <m:r>
                <w:ins w:id="149" w:author="ad" w:date="2026-08-31T14:06:00Z">
                  <w:rPr>
                    <w:rFonts w:ascii="Cambria Math" w:eastAsia="宋体" w:hAnsi="Cambria Math" w:cs="Times New Roman"/>
                    <w:sz w:val="24"/>
                    <w:szCs w:val="24"/>
                  </w:rPr>
                  <m:t>c=1</m:t>
                </w:ins>
              </m:r>
            </m:sub>
            <m:sup>
              <m:sSub>
                <m:sSubPr>
                  <m:ctrlPr>
                    <w:ins w:id="150" w:author="ad" w:date="2026-08-31T14:06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sSubPr>
                <m:e>
                  <m:r>
                    <w:ins w:id="151" w:author="ad" w:date="2026-08-31T14:06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C</m:t>
                    </w:ins>
                  </m:r>
                </m:e>
                <m:sub>
                  <m:r>
                    <w:ins w:id="152" w:author="ad" w:date="2026-08-31T14:06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l</m:t>
                    </w:ins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ins w:id="153" w:author="ad" w:date="2026-08-31T14:06:00Z"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w:ins>
                  </m:ctrlPr>
                </m:naryPr>
                <m:sub>
                  <m:r>
                    <w:ins w:id="154" w:author="ad" w:date="2026-08-31T14:07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i</m:t>
                    </w:ins>
                  </m:r>
                  <m:r>
                    <w:ins w:id="155" w:author="ad" w:date="2026-08-31T14:06:00Z"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=1</m:t>
                    </w:ins>
                  </m:r>
                </m:sub>
                <m:sup>
                  <m:sSub>
                    <m:sSubPr>
                      <m:ctrlPr>
                        <w:ins w:id="156" w:author="ad" w:date="2026-08-31T14:06:00Z"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4"/>
                          </w:rPr>
                        </w:ins>
                      </m:ctrlPr>
                    </m:sSubPr>
                    <m:e>
                      <m:r>
                        <w:ins w:id="157" w:author="ad" w:date="2026-08-31T14:07:00Z"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H</m:t>
                        </w:ins>
                      </m:r>
                    </m:e>
                    <m:sub>
                      <m:r>
                        <w:ins w:id="158" w:author="ad" w:date="2026-08-31T14:06:00Z"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l</m:t>
                        </w:ins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ins w:id="159" w:author="ad" w:date="2026-08-31T14:07:00Z"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4"/>
                          </w:rPr>
                        </w:ins>
                      </m:ctrlPr>
                    </m:naryPr>
                    <m:sub>
                      <m:r>
                        <w:ins w:id="160" w:author="ad" w:date="2026-08-31T14:07:00Z"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j=1</m:t>
                        </w:ins>
                      </m:r>
                    </m:sub>
                    <m:sup>
                      <m:sSub>
                        <m:sSubPr>
                          <m:ctrlPr>
                            <w:ins w:id="161" w:author="ad" w:date="2026-08-31T14:07:00Z">
                              <w:rPr>
                                <w:rFonts w:ascii="Cambria Math" w:eastAsia="宋体" w:hAnsi="Cambria Math" w:cs="Times New Roman"/>
                                <w:i/>
                                <w:sz w:val="24"/>
                                <w:szCs w:val="24"/>
                              </w:rPr>
                            </w:ins>
                          </m:ctrlPr>
                        </m:sSubPr>
                        <m:e>
                          <m:r>
                            <w:ins w:id="162" w:author="ad" w:date="2026-08-31T14:07:00Z"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W</m:t>
                            </w:ins>
                          </m:r>
                        </m:e>
                        <m:sub>
                          <m:r>
                            <w:ins w:id="163" w:author="ad" w:date="2026-08-31T14:07:00Z"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l</m:t>
                            </w:ins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ins w:id="164" w:author="ad" w:date="2026-08-31T14:18:00Z">
                              <w:rPr>
                                <w:rFonts w:ascii="Cambria Math" w:eastAsia="宋体" w:hAnsi="Cambria Math" w:cs="Times New Roman"/>
                                <w:i/>
                                <w:sz w:val="24"/>
                                <w:szCs w:val="24"/>
                              </w:rPr>
                            </w:ins>
                          </m:ctrlPr>
                        </m:sSupPr>
                        <m:e>
                          <m:d>
                            <m:dPr>
                              <m:ctrlPr>
                                <w:ins w:id="165" w:author="ad" w:date="2026-08-31T14:18:00Z">
                                  <w:rPr>
                                    <w:rFonts w:ascii="Cambria Math" w:eastAsia="宋体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w:ins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ins w:id="166" w:author="ad" w:date="2026-08-31T14:18:00Z">
                                      <w:rPr>
                                        <w:rFonts w:ascii="Cambria Math" w:eastAsia="宋体" w:hAnsi="Cambria Math" w:cs="Times New Roman"/>
                                        <w:i/>
                                        <w:sz w:val="22"/>
                                      </w:rPr>
                                    </w:ins>
                                  </m:ctrlPr>
                                </m:sSubSupPr>
                                <m:e>
                                  <m:r>
                                    <w:ins w:id="167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F</m:t>
                                    </w:ins>
                                  </m:r>
                                </m:e>
                                <m:sub>
                                  <m:r>
                                    <w:ins w:id="168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target</m:t>
                                    </w:ins>
                                  </m:r>
                                </m:sub>
                                <m:sup>
                                  <m:r>
                                    <w:ins w:id="169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l</m:t>
                                    </w:ins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ins w:id="170" w:author="ad" w:date="2026-08-31T14:18:00Z">
                                      <w:rPr>
                                        <w:rFonts w:ascii="Cambria Math" w:eastAsia="宋体" w:hAnsi="Cambria Math" w:cs="Times New Roman"/>
                                        <w:i/>
                                        <w:sz w:val="22"/>
                                      </w:rPr>
                                    </w:ins>
                                  </m:ctrlPr>
                                </m:dPr>
                                <m:e>
                                  <m:r>
                                    <w:ins w:id="171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c,i,j</m:t>
                                    </w:ins>
                                  </m:r>
                                </m:e>
                              </m:d>
                              <m:r>
                                <w:ins w:id="172" w:author="ad" w:date="2026-08-31T14:18:00Z">
                                  <w:rPr>
                                    <w:rFonts w:ascii="Cambria Math" w:eastAsia="宋体" w:hAnsi="Cambria Math" w:cs="Times New Roman"/>
                                    <w:sz w:val="22"/>
                                  </w:rPr>
                                  <m:t>-</m:t>
                                </w:ins>
                              </m:r>
                              <m:sSubSup>
                                <m:sSubSupPr>
                                  <m:ctrlPr>
                                    <w:ins w:id="173" w:author="ad" w:date="2026-08-31T14:18:00Z">
                                      <w:rPr>
                                        <w:rFonts w:ascii="Cambria Math" w:eastAsia="宋体" w:hAnsi="Cambria Math" w:cs="Times New Roman"/>
                                        <w:i/>
                                        <w:sz w:val="22"/>
                                      </w:rPr>
                                    </w:ins>
                                  </m:ctrlPr>
                                </m:sSubSupPr>
                                <m:e>
                                  <m:r>
                                    <w:ins w:id="174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F</m:t>
                                    </w:ins>
                                  </m:r>
                                </m:e>
                                <m:sub>
                                  <m:r>
                                    <w:ins w:id="175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ref</m:t>
                                    </w:ins>
                                  </m:r>
                                </m:sub>
                                <m:sup>
                                  <m:r>
                                    <w:ins w:id="176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l</m:t>
                                    </w:ins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ins w:id="177" w:author="ad" w:date="2026-08-31T14:18:00Z">
                                      <w:rPr>
                                        <w:rFonts w:ascii="Cambria Math" w:eastAsia="宋体" w:hAnsi="Cambria Math" w:cs="Times New Roman"/>
                                        <w:i/>
                                        <w:sz w:val="22"/>
                                      </w:rPr>
                                    </w:ins>
                                  </m:ctrlPr>
                                </m:dPr>
                                <m:e>
                                  <m:r>
                                    <w:ins w:id="178" w:author="ad" w:date="2026-08-31T14:18:00Z">
                                      <w:rPr>
                                        <w:rFonts w:ascii="Cambria Math" w:eastAsia="宋体" w:hAnsi="Cambria Math" w:cs="Times New Roman"/>
                                        <w:sz w:val="22"/>
                                      </w:rPr>
                                      <m:t>c,i,j</m:t>
                                    </w:ins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ins w:id="179" w:author="ad" w:date="2026-08-31T14:19:00Z"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2</m:t>
                            </w:ins>
                          </m:r>
                        </m:sup>
                      </m:sSup>
                    </m:e>
                  </m:nary>
                </m:e>
              </m:nary>
            </m:e>
          </m:nary>
          <m:r>
            <w:ins w:id="180" w:author="ad" w:date="2026-08-31T14:19:00Z">
              <w:rPr>
                <w:rFonts w:ascii="Cambria Math" w:eastAsia="宋体" w:hAnsi="Cambria Math" w:cs="Times New Roman"/>
                <w:sz w:val="24"/>
                <w:szCs w:val="24"/>
              </w:rPr>
              <m:t>,l</m:t>
            </w:ins>
          </m:r>
          <m:r>
            <w:ins w:id="181" w:author="ad" w:date="2026-08-31T14:20:00Z">
              <w:rPr>
                <w:rFonts w:ascii="Cambria Math" w:eastAsia="宋体" w:hAnsi="Cambria Math" w:cs="Times New Roman"/>
                <w:sz w:val="22"/>
              </w:rPr>
              <m:t>∈</m:t>
            </w:ins>
          </m:r>
          <m:d>
            <m:dPr>
              <m:begChr m:val="{"/>
              <m:endChr m:val="}"/>
              <m:ctrlPr>
                <w:ins w:id="182" w:author="ad" w:date="2026-08-31T14:20:00Z">
                  <w:rPr>
                    <w:rFonts w:ascii="Cambria Math" w:eastAsia="宋体" w:hAnsi="Cambria Math" w:cs="Times New Roman"/>
                    <w:i/>
                    <w:sz w:val="22"/>
                  </w:rPr>
                </w:ins>
              </m:ctrlPr>
            </m:dPr>
            <m:e>
              <m:r>
                <w:ins w:id="183" w:author="ad" w:date="2026-08-31T14:20:00Z">
                  <w:rPr>
                    <w:rFonts w:ascii="Cambria Math" w:eastAsia="宋体" w:hAnsi="Cambria Math" w:cs="Times New Roman"/>
                    <w:sz w:val="22"/>
                  </w:rPr>
                  <m:t>mid,deep</m:t>
                </w:ins>
              </m:r>
            </m:e>
          </m:d>
        </m:oMath>
      </m:oMathPara>
    </w:p>
    <w:p w14:paraId="062B3866" w14:textId="77777777" w:rsidR="00F9062D" w:rsidRDefault="00F9062D" w:rsidP="00F9062D">
      <w:pPr>
        <w:spacing w:line="360" w:lineRule="auto"/>
        <w:ind w:firstLineChars="200" w:firstLine="440"/>
        <w:rPr>
          <w:ins w:id="184" w:author="ad" w:date="2026-08-31T14:26:00Z"/>
          <w:rFonts w:ascii="Times New Roman" w:eastAsia="宋体" w:hAnsi="Times New Roman" w:cs="Times New Roman"/>
          <w:sz w:val="22"/>
        </w:rPr>
      </w:pPr>
      <w:ins w:id="185" w:author="ad" w:date="2026-08-31T14:21:00Z">
        <w:r w:rsidRPr="00F51C7F">
          <w:rPr>
            <w:rFonts w:ascii="Times New Roman" w:eastAsia="宋体" w:hAnsi="Times New Roman" w:cs="Times New Roman"/>
            <w:sz w:val="22"/>
          </w:rPr>
          <w:t xml:space="preserve">where </w:t>
        </w:r>
      </w:ins>
      <w:ins w:id="186" w:author="ad" w:date="2026-08-31T14:22:00Z">
        <w:r w:rsidRPr="00F51C7F">
          <w:rPr>
            <w:rFonts w:ascii="Times New Roman" w:eastAsia="宋体" w:hAnsi="Times New Roman" w:cs="Times New Roman"/>
            <w:i/>
            <w:iCs/>
            <w:sz w:val="22"/>
            <w:rPrChange w:id="187" w:author="ad" w:date="2026-08-31T14:22:00Z">
              <w:rPr>
                <w:rFonts w:ascii="Times New Roman" w:eastAsia="宋体" w:hAnsi="Times New Roman" w:cs="Times New Roman"/>
                <w:sz w:val="22"/>
              </w:rPr>
            </w:rPrChange>
          </w:rPr>
          <w:t>C</w:t>
        </w:r>
        <w:r w:rsidRPr="00F51C7F">
          <w:rPr>
            <w:rFonts w:ascii="Times New Roman" w:eastAsia="宋体" w:hAnsi="Times New Roman" w:cs="Times New Roman"/>
            <w:i/>
            <w:iCs/>
            <w:sz w:val="22"/>
            <w:vertAlign w:val="subscript"/>
            <w:rPrChange w:id="188" w:author="ad" w:date="2026-08-31T14:22:00Z">
              <w:rPr>
                <w:rFonts w:ascii="Times New Roman" w:eastAsia="宋体" w:hAnsi="Times New Roman" w:cs="Times New Roman"/>
                <w:i/>
                <w:iCs/>
                <w:sz w:val="22"/>
              </w:rPr>
            </w:rPrChange>
          </w:rPr>
          <w:t>l</w:t>
        </w:r>
        <w:r w:rsidRPr="00F51C7F">
          <w:rPr>
            <w:rFonts w:ascii="Times New Roman" w:eastAsia="宋体" w:hAnsi="Times New Roman" w:cs="Times New Roman"/>
            <w:sz w:val="22"/>
          </w:rPr>
          <w:t xml:space="preserve">, </w:t>
        </w:r>
        <w:r w:rsidRPr="00F51C7F">
          <w:rPr>
            <w:rFonts w:ascii="Times New Roman" w:eastAsia="宋体" w:hAnsi="Times New Roman" w:cs="Times New Roman"/>
            <w:i/>
            <w:iCs/>
            <w:sz w:val="22"/>
            <w:rPrChange w:id="189" w:author="ad" w:date="2026-08-31T14:22:00Z">
              <w:rPr>
                <w:rFonts w:ascii="Times New Roman" w:eastAsia="宋体" w:hAnsi="Times New Roman" w:cs="Times New Roman"/>
                <w:sz w:val="22"/>
              </w:rPr>
            </w:rPrChange>
          </w:rPr>
          <w:t>H</w:t>
        </w:r>
      </w:ins>
      <w:ins w:id="190" w:author="ad" w:date="2026-08-31T14:23:00Z">
        <w:r w:rsidRPr="000852C7">
          <w:rPr>
            <w:rFonts w:ascii="Times New Roman" w:eastAsia="宋体" w:hAnsi="Times New Roman" w:cs="Times New Roman"/>
            <w:i/>
            <w:iCs/>
            <w:sz w:val="22"/>
            <w:vertAlign w:val="subscript"/>
          </w:rPr>
          <w:t>l</w:t>
        </w:r>
        <w:r w:rsidRPr="00F51C7F">
          <w:rPr>
            <w:rFonts w:ascii="Times New Roman" w:eastAsia="宋体" w:hAnsi="Times New Roman" w:cs="Times New Roman"/>
            <w:sz w:val="22"/>
          </w:rPr>
          <w:t>,</w:t>
        </w:r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191" w:author="ad" w:date="2026-08-31T14:22:00Z">
        <w:r w:rsidRPr="00F51C7F">
          <w:rPr>
            <w:rFonts w:ascii="Times New Roman" w:eastAsia="宋体" w:hAnsi="Times New Roman" w:cs="Times New Roman"/>
            <w:i/>
            <w:iCs/>
            <w:sz w:val="22"/>
            <w:rPrChange w:id="192" w:author="ad" w:date="2026-08-31T14:22:00Z">
              <w:rPr>
                <w:rFonts w:ascii="Times New Roman" w:eastAsia="宋体" w:hAnsi="Times New Roman" w:cs="Times New Roman"/>
                <w:sz w:val="22"/>
              </w:rPr>
            </w:rPrChange>
          </w:rPr>
          <w:t>W</w:t>
        </w:r>
      </w:ins>
      <w:ins w:id="193" w:author="ad" w:date="2026-08-31T14:23:00Z">
        <w:r w:rsidRPr="000852C7">
          <w:rPr>
            <w:rFonts w:ascii="Times New Roman" w:eastAsia="宋体" w:hAnsi="Times New Roman" w:cs="Times New Roman"/>
            <w:i/>
            <w:iCs/>
            <w:sz w:val="22"/>
            <w:vertAlign w:val="subscript"/>
          </w:rPr>
          <w:t>l</w:t>
        </w:r>
        <w:r w:rsidRPr="00F51C7F">
          <w:rPr>
            <w:rFonts w:ascii="Times New Roman" w:eastAsia="宋体" w:hAnsi="Times New Roman" w:cs="Times New Roman"/>
            <w:sz w:val="22"/>
          </w:rPr>
          <w:t>,</w:t>
        </w:r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194" w:author="ad" w:date="2026-08-31T14:21:00Z">
        <w:r w:rsidRPr="00F51C7F">
          <w:rPr>
            <w:rFonts w:ascii="Times New Roman" w:eastAsia="宋体" w:hAnsi="Times New Roman" w:cs="Times New Roman"/>
            <w:sz w:val="22"/>
          </w:rPr>
          <w:t>denote the channel depth, height, and width of the feature maps at intermediate decoder layer</w:t>
        </w:r>
      </w:ins>
      <w:ins w:id="195" w:author="ad" w:date="2026-08-31T14:23:00Z">
        <w:r>
          <w:rPr>
            <w:rFonts w:ascii="Times New Roman" w:eastAsia="宋体" w:hAnsi="Times New Roman" w:cs="Times New Roman"/>
            <w:sz w:val="22"/>
          </w:rPr>
          <w:t xml:space="preserve"> </w:t>
        </w:r>
        <w:r w:rsidRPr="00F51C7F">
          <w:rPr>
            <w:rFonts w:ascii="Times New Roman" w:eastAsia="宋体" w:hAnsi="Times New Roman" w:cs="Times New Roman"/>
            <w:i/>
            <w:iCs/>
            <w:sz w:val="22"/>
            <w:rPrChange w:id="196" w:author="ad" w:date="2026-08-31T14:23:00Z">
              <w:rPr>
                <w:rFonts w:ascii="Times New Roman" w:eastAsia="宋体" w:hAnsi="Times New Roman" w:cs="Times New Roman"/>
                <w:sz w:val="22"/>
              </w:rPr>
            </w:rPrChange>
          </w:rPr>
          <w:t>l</w:t>
        </w:r>
      </w:ins>
      <w:ins w:id="197" w:author="ad" w:date="2026-08-31T14:21:00Z">
        <w:r w:rsidRPr="00F51C7F">
          <w:rPr>
            <w:rFonts w:ascii="Times New Roman" w:eastAsia="宋体" w:hAnsi="Times New Roman" w:cs="Times New Roman"/>
            <w:sz w:val="22"/>
          </w:rPr>
          <w:t>, respectively.</w:t>
        </w:r>
      </w:ins>
    </w:p>
    <w:p w14:paraId="431F508F" w14:textId="77777777" w:rsidR="00F9062D" w:rsidRDefault="00F9062D" w:rsidP="00F9062D">
      <w:pPr>
        <w:spacing w:line="360" w:lineRule="auto"/>
        <w:ind w:firstLineChars="200" w:firstLine="440"/>
        <w:rPr>
          <w:ins w:id="198" w:author="ad" w:date="2026-08-31T14:26:00Z"/>
          <w:rFonts w:ascii="Times New Roman" w:eastAsia="宋体" w:hAnsi="Times New Roman" w:cs="Times New Roman"/>
          <w:sz w:val="22"/>
        </w:rPr>
      </w:pPr>
      <w:ins w:id="199" w:author="ad" w:date="2026-08-31T14:26:00Z">
        <w:r w:rsidRPr="00DB5CBB">
          <w:rPr>
            <w:rFonts w:ascii="Times New Roman" w:eastAsia="宋体" w:hAnsi="Times New Roman" w:cs="Times New Roman"/>
            <w:sz w:val="22"/>
          </w:rPr>
          <w:t xml:space="preserve">Loss Weight Configurations: Following empirical hyperparameter search, loss balancing weights are set to </w:t>
        </w:r>
        <w:r>
          <w:rPr>
            <w:rFonts w:ascii="Times New Roman" w:eastAsia="宋体" w:hAnsi="Times New Roman" w:cs="Times New Roman"/>
            <w:sz w:val="22"/>
          </w:rPr>
          <w:t>λ</w:t>
        </w:r>
        <w:r w:rsidRPr="00DB5CBB">
          <w:rPr>
            <w:rFonts w:ascii="Times New Roman" w:eastAsia="宋体" w:hAnsi="Times New Roman" w:cs="Times New Roman"/>
            <w:sz w:val="22"/>
            <w:vertAlign w:val="subscript"/>
            <w:rPrChange w:id="200" w:author="ad" w:date="2026-08-31T14:28:00Z">
              <w:rPr>
                <w:rFonts w:ascii="Times New Roman" w:eastAsia="宋体" w:hAnsi="Times New Roman" w:cs="Times New Roman"/>
                <w:sz w:val="22"/>
              </w:rPr>
            </w:rPrChange>
          </w:rPr>
          <w:t>sem</w:t>
        </w:r>
        <w:r>
          <w:rPr>
            <w:rFonts w:ascii="Times New Roman" w:eastAsia="宋体" w:hAnsi="Times New Roman" w:cs="Times New Roman"/>
            <w:sz w:val="22"/>
          </w:rPr>
          <w:t>=1.</w:t>
        </w:r>
      </w:ins>
      <w:ins w:id="201" w:author="ad" w:date="2026-08-31T14:27:00Z">
        <w:r>
          <w:rPr>
            <w:rFonts w:ascii="Times New Roman" w:eastAsia="宋体" w:hAnsi="Times New Roman" w:cs="Times New Roman"/>
            <w:sz w:val="22"/>
          </w:rPr>
          <w:t>0, λ</w:t>
        </w:r>
        <w:r w:rsidRPr="00DB5CBB">
          <w:rPr>
            <w:rFonts w:ascii="Times New Roman" w:eastAsia="宋体" w:hAnsi="Times New Roman" w:cs="Times New Roman"/>
            <w:sz w:val="22"/>
            <w:vertAlign w:val="subscript"/>
            <w:rPrChange w:id="202" w:author="ad" w:date="2026-08-31T14:28:00Z">
              <w:rPr>
                <w:rFonts w:ascii="Times New Roman" w:eastAsia="宋体" w:hAnsi="Times New Roman" w:cs="Times New Roman"/>
                <w:sz w:val="22"/>
              </w:rPr>
            </w:rPrChange>
          </w:rPr>
          <w:t>mid</w:t>
        </w:r>
        <w:r>
          <w:rPr>
            <w:rFonts w:ascii="Times New Roman" w:eastAsia="宋体" w:hAnsi="Times New Roman" w:cs="Times New Roman"/>
            <w:sz w:val="22"/>
          </w:rPr>
          <w:t>=0.1, an</w:t>
        </w:r>
      </w:ins>
      <w:ins w:id="203" w:author="ad" w:date="2026-08-31T14:28:00Z">
        <w:r>
          <w:rPr>
            <w:rFonts w:ascii="Times New Roman" w:eastAsia="宋体" w:hAnsi="Times New Roman" w:cs="Times New Roman"/>
            <w:sz w:val="22"/>
          </w:rPr>
          <w:t xml:space="preserve">d </w:t>
        </w:r>
      </w:ins>
      <w:ins w:id="204" w:author="ad" w:date="2026-08-31T14:27:00Z">
        <w:r>
          <w:rPr>
            <w:rFonts w:ascii="Times New Roman" w:eastAsia="宋体" w:hAnsi="Times New Roman" w:cs="Times New Roman"/>
            <w:sz w:val="22"/>
          </w:rPr>
          <w:t>λ</w:t>
        </w:r>
        <w:r w:rsidRPr="00DB5CBB">
          <w:rPr>
            <w:rFonts w:ascii="Times New Roman" w:eastAsia="宋体" w:hAnsi="Times New Roman" w:cs="Times New Roman"/>
            <w:sz w:val="22"/>
            <w:vertAlign w:val="subscript"/>
            <w:rPrChange w:id="205" w:author="ad" w:date="2026-08-31T14:28:00Z">
              <w:rPr>
                <w:rFonts w:ascii="Times New Roman" w:eastAsia="宋体" w:hAnsi="Times New Roman" w:cs="Times New Roman"/>
                <w:sz w:val="22"/>
              </w:rPr>
            </w:rPrChange>
          </w:rPr>
          <w:t>deep</w:t>
        </w:r>
        <w:r>
          <w:rPr>
            <w:rFonts w:ascii="Times New Roman" w:eastAsia="宋体" w:hAnsi="Times New Roman" w:cs="Times New Roman"/>
            <w:sz w:val="22"/>
          </w:rPr>
          <w:t>=0.2.</w:t>
        </w:r>
      </w:ins>
    </w:p>
    <w:p w14:paraId="23625DEF" w14:textId="77777777" w:rsidR="00F9062D" w:rsidRPr="00C272EA" w:rsidRDefault="00F9062D" w:rsidP="00F9062D">
      <w:pPr>
        <w:spacing w:line="360" w:lineRule="auto"/>
        <w:ind w:firstLineChars="200" w:firstLine="480"/>
        <w:rPr>
          <w:ins w:id="206" w:author="ad" w:date="2026-08-31T15:14:00Z"/>
          <w:rFonts w:ascii="Times New Roman" w:eastAsia="宋体" w:hAnsi="Times New Roman" w:cs="Times New Roman"/>
          <w:sz w:val="24"/>
          <w:szCs w:val="24"/>
          <w:rPrChange w:id="207" w:author="ad" w:date="2026-08-31T15:15:00Z">
            <w:rPr>
              <w:ins w:id="208" w:author="ad" w:date="2026-08-31T15:14:00Z"/>
              <w:rFonts w:ascii="Times New Roman" w:eastAsia="宋体" w:hAnsi="Times New Roman" w:cs="Times New Roman"/>
              <w:sz w:val="22"/>
            </w:rPr>
          </w:rPrChange>
        </w:rPr>
      </w:pPr>
      <w:ins w:id="209" w:author="ad" w:date="2026-08-31T15:16:00Z">
        <w:r>
          <w:rPr>
            <w:rFonts w:ascii="Times New Roman" w:eastAsia="宋体" w:hAnsi="Times New Roman" w:cs="Times New Roman"/>
            <w:color w:val="000000" w:themeColor="text1"/>
            <w:sz w:val="24"/>
            <w:szCs w:val="24"/>
          </w:rPr>
          <w:t xml:space="preserve">3) </w:t>
        </w:r>
      </w:ins>
      <w:ins w:id="210" w:author="ad" w:date="2026-08-31T15:15:00Z">
        <w:r w:rsidRPr="00C272EA">
          <w:rPr>
            <w:rFonts w:ascii="Times New Roman" w:eastAsia="宋体" w:hAnsi="Times New Roman" w:cs="Times New Roman"/>
            <w:sz w:val="24"/>
            <w:szCs w:val="24"/>
          </w:rPr>
          <w:t>Strategy Decision Block (SDB)</w:t>
        </w:r>
      </w:ins>
    </w:p>
    <w:p w14:paraId="0FBA6774" w14:textId="77777777" w:rsidR="00F9062D" w:rsidRDefault="00F9062D" w:rsidP="00F9062D">
      <w:pPr>
        <w:spacing w:line="360" w:lineRule="auto"/>
        <w:ind w:firstLineChars="200" w:firstLine="440"/>
        <w:rPr>
          <w:ins w:id="211" w:author="ad" w:date="2026-08-31T14:34:00Z"/>
          <w:rFonts w:ascii="Times New Roman" w:eastAsia="宋体" w:hAnsi="Times New Roman" w:cs="Times New Roman"/>
          <w:sz w:val="22"/>
        </w:rPr>
      </w:pPr>
      <w:ins w:id="212" w:author="ad" w:date="2026-08-31T14:29:00Z">
        <w:r w:rsidRPr="00CD418A">
          <w:rPr>
            <w:rFonts w:ascii="Times New Roman" w:eastAsia="宋体" w:hAnsi="Times New Roman" w:cs="Times New Roman"/>
            <w:sz w:val="22"/>
            <w:rPrChange w:id="213" w:author="ad" w:date="2026-08-31T14:29:00Z">
              <w:rPr/>
            </w:rPrChange>
          </w:rPr>
          <w:t xml:space="preserve">The Strategy Decision Block dynamically dictates unfreezing stage transitions based on semantic loss convergence behavior, jointly evaluating </w:t>
        </w:r>
      </w:ins>
      <m:oMath>
        <m:sSub>
          <m:sSubPr>
            <m:ctrlPr>
              <w:ins w:id="214" w:author="ad" w:date="2026-08-31T14:30:00Z"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w:ins>
            </m:ctrlPr>
          </m:sSubPr>
          <m:e>
            <m:r>
              <w:ins w:id="215" w:author="ad" w:date="2026-08-31T14:30:00Z"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w:ins>
            </m:r>
          </m:e>
          <m:sub>
            <m:r>
              <w:ins w:id="216" w:author="ad" w:date="2026-08-31T14:30:00Z"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sem</m:t>
              </w:ins>
            </m:r>
          </m:sub>
        </m:sSub>
      </m:oMath>
      <w:ins w:id="217" w:author="ad" w:date="2026-08-31T14:29:00Z">
        <w:r w:rsidRPr="00CD418A">
          <w:rPr>
            <w:rFonts w:ascii="Times New Roman" w:eastAsia="宋体" w:hAnsi="Times New Roman" w:cs="Times New Roman"/>
            <w:sz w:val="22"/>
            <w:rPrChange w:id="218" w:author="ad" w:date="2026-08-31T14:29:00Z">
              <w:rPr/>
            </w:rPrChange>
          </w:rPr>
          <w:t xml:space="preserve"> and </w:t>
        </w:r>
      </w:ins>
      <m:oMath>
        <m:sSub>
          <m:sSubPr>
            <m:ctrlPr>
              <w:ins w:id="219" w:author="ad" w:date="2026-08-31T14:30:00Z"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w:ins>
            </m:ctrlPr>
          </m:sSubPr>
          <m:e>
            <m:r>
              <w:ins w:id="220" w:author="ad" w:date="2026-08-31T14:30:00Z">
                <m:rPr>
                  <m:scr m:val="script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w:ins>
            </m:r>
          </m:e>
          <m:sub>
            <m:r>
              <w:ins w:id="221" w:author="ad" w:date="2026-08-31T14:31:00Z">
                <w:rPr>
                  <w:rFonts w:ascii="Cambria Math" w:eastAsia="宋体" w:hAnsi="Cambria Math" w:cs="Times New Roman"/>
                  <w:sz w:val="24"/>
                  <w:szCs w:val="24"/>
                </w:rPr>
                <m:t>perc</m:t>
              </w:ins>
            </m:r>
          </m:sub>
        </m:sSub>
      </m:oMath>
      <w:ins w:id="222" w:author="ad" w:date="2026-08-31T14:29:00Z">
        <w:r w:rsidRPr="00CD418A">
          <w:rPr>
            <w:rFonts w:ascii="Times New Roman" w:eastAsia="宋体" w:hAnsi="Times New Roman" w:cs="Times New Roman"/>
            <w:sz w:val="22"/>
            <w:rPrChange w:id="223" w:author="ad" w:date="2026-08-31T14:29:00Z">
              <w:rPr/>
            </w:rPrChange>
          </w:rPr>
          <w:t>. A stage transition is triggered when the relative variation of the semantic loss over a sliding window satisfies:</w:t>
        </w:r>
      </w:ins>
    </w:p>
    <w:p w14:paraId="7D1F8782" w14:textId="77777777" w:rsidR="00F9062D" w:rsidRPr="001A3581" w:rsidRDefault="00F9062D" w:rsidP="00F9062D">
      <w:pPr>
        <w:spacing w:line="360" w:lineRule="auto"/>
        <w:ind w:firstLineChars="200" w:firstLine="440"/>
        <w:rPr>
          <w:ins w:id="224" w:author="ad" w:date="2026-08-31T14:34:00Z"/>
          <w:rFonts w:ascii="Times New Roman" w:eastAsia="宋体" w:hAnsi="Times New Roman" w:cs="Times New Roman"/>
          <w:sz w:val="22"/>
          <w:rPrChange w:id="225" w:author="ad" w:date="2026-08-31T14:34:00Z">
            <w:rPr>
              <w:ins w:id="226" w:author="ad" w:date="2026-08-31T14:34:00Z"/>
              <w:rFonts w:ascii="Cambria Math" w:eastAsia="宋体" w:hAnsi="Cambria Math" w:cs="Times New Roman"/>
              <w:i/>
              <w:sz w:val="22"/>
            </w:rPr>
          </w:rPrChange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 w:hint="eastAsia"/>
              <w:sz w:val="22"/>
            </w:rPr>
            <w:lastRenderedPageBreak/>
            <m:t>Δ</m:t>
          </m:r>
          <m:sSubSup>
            <m:sSubSupPr>
              <m:ctrlPr>
                <w:ins w:id="227" w:author="ad" w:date="2026-08-31T14:34:00Z">
                  <w:rPr>
                    <w:rFonts w:ascii="Cambria Math" w:eastAsia="宋体" w:hAnsi="Cambria Math" w:cs="Times New Roman"/>
                    <w:i/>
                    <w:sz w:val="22"/>
                  </w:rPr>
                </w:ins>
              </m:ctrlPr>
            </m:sSubSupPr>
            <m:e>
              <m:r>
                <w:ins w:id="228" w:author="ad" w:date="2026-08-31T14:34:00Z">
                  <m:rPr>
                    <m:scr m:val="script"/>
                  </m:rPr>
                  <w:rPr>
                    <w:rFonts w:ascii="Cambria Math" w:eastAsia="宋体" w:hAnsi="Cambria Math" w:cs="Times New Roman"/>
                    <w:sz w:val="22"/>
                  </w:rPr>
                  <m:t>L</m:t>
                </w:ins>
              </m:r>
            </m:e>
            <m:sub>
              <m:r>
                <w:ins w:id="229" w:author="ad" w:date="2026-08-31T14:38:00Z">
                  <m:rPr>
                    <m:nor/>
                  </m:rPr>
                  <w:rPr>
                    <w:rFonts w:ascii="Cambria Math" w:eastAsia="宋体" w:hAnsi="Cambria Math" w:cs="Times New Roman"/>
                    <w:sz w:val="22"/>
                  </w:rPr>
                  <m:t>sem</m:t>
                </w:ins>
              </m:r>
            </m:sub>
            <m:sup>
              <m:r>
                <w:ins w:id="230" w:author="ad" w:date="2026-08-31T14:38:00Z">
                  <w:rPr>
                    <w:rFonts w:ascii="Cambria Math" w:eastAsia="宋体" w:hAnsi="Cambria Math" w:cs="Times New Roman"/>
                    <w:sz w:val="22"/>
                  </w:rPr>
                  <m:t>(e)</m:t>
                </w:ins>
              </m:r>
            </m:sup>
          </m:sSubSup>
          <m:r>
            <w:ins w:id="231" w:author="ad" w:date="2026-08-31T14:34:00Z">
              <w:rPr>
                <w:rFonts w:ascii="Cambria Math" w:eastAsia="宋体" w:hAnsi="Cambria Math" w:cs="Times New Roman"/>
                <w:sz w:val="22"/>
              </w:rPr>
              <m:t>=</m:t>
            </w:ins>
          </m:r>
          <m:f>
            <m:fPr>
              <m:ctrlPr>
                <w:rPr>
                  <w:rFonts w:ascii="Cambria Math" w:eastAsia="宋体" w:hAnsi="Cambria Math" w:cs="Times New Roman"/>
                  <w:sz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sz w:val="22"/>
                    </w:rPr>
                  </m:ctrlPr>
                </m:dPr>
                <m:e>
                  <m:sSubSup>
                    <m:sSubSupPr>
                      <m:ctrlPr>
                        <w:ins w:id="232" w:author="ad" w:date="2026-08-31T14:34:00Z">
                          <w:rPr>
                            <w:rFonts w:ascii="Cambria Math" w:eastAsia="宋体" w:hAnsi="Cambria Math" w:cs="Times New Roman"/>
                            <w:i/>
                            <w:sz w:val="22"/>
                          </w:rPr>
                        </w:ins>
                      </m:ctrlPr>
                    </m:sSubSupPr>
                    <m:e>
                      <m:r>
                        <w:ins w:id="233" w:author="ad" w:date="2026-08-31T14:34:00Z">
                          <m:rPr>
                            <m:scr m:val="script"/>
                          </m:rPr>
                          <w:rPr>
                            <w:rFonts w:ascii="Cambria Math" w:eastAsia="宋体" w:hAnsi="Cambria Math" w:cs="Times New Roman"/>
                            <w:sz w:val="22"/>
                          </w:rPr>
                          <m:t>L</m:t>
                        </w:ins>
                      </m:r>
                    </m:e>
                    <m:sub>
                      <m:r>
                        <w:ins w:id="234" w:author="ad" w:date="2026-08-31T14:34:00Z">
                          <m:rPr>
                            <m:nor/>
                          </m:rPr>
                          <w:rPr>
                            <w:rFonts w:ascii="Cambria Math" w:eastAsia="宋体" w:hAnsi="Cambria Math" w:cs="Times New Roman"/>
                            <w:sz w:val="22"/>
                          </w:rPr>
                          <m:t>s</m:t>
                        </w:ins>
                      </m:r>
                      <m:r>
                        <w:ins w:id="235" w:author="ad" w:date="2026-08-31T14:39:00Z">
                          <m:rPr>
                            <m:nor/>
                          </m:rPr>
                          <w:rPr>
                            <w:rFonts w:ascii="Cambria Math" w:eastAsia="宋体" w:hAnsi="Cambria Math" w:cs="Times New Roman"/>
                            <w:sz w:val="22"/>
                          </w:rPr>
                          <m:t>em</m:t>
                        </w:ins>
                      </m:r>
                    </m:sub>
                    <m:sup>
                      <m:r>
                        <w:ins w:id="236" w:author="ad" w:date="2026-08-31T14:38:00Z">
                          <w:rPr>
                            <w:rFonts w:ascii="Cambria Math" w:eastAsia="宋体" w:hAnsi="Cambria Math" w:cs="Times New Roman"/>
                            <w:sz w:val="22"/>
                          </w:rPr>
                          <m:t>(e)</m:t>
                        </w:ins>
                      </m:r>
                    </m:sup>
                  </m:sSubSup>
                  <m:r>
                    <w:ins w:id="237" w:author="ad" w:date="2026-08-31T14:34:00Z">
                      <w:rPr>
                        <w:rFonts w:ascii="Cambria Math" w:eastAsia="宋体" w:hAnsi="Cambria Math" w:cs="Times New Roman"/>
                        <w:sz w:val="22"/>
                      </w:rPr>
                      <m:t>-</m:t>
                    </w:ins>
                  </m:r>
                  <m:sSubSup>
                    <m:sSubSupPr>
                      <m:ctrlPr>
                        <w:ins w:id="238" w:author="ad" w:date="2026-08-31T14:34:00Z">
                          <w:rPr>
                            <w:rFonts w:ascii="Cambria Math" w:eastAsia="宋体" w:hAnsi="Cambria Math" w:cs="Times New Roman"/>
                            <w:i/>
                            <w:sz w:val="22"/>
                          </w:rPr>
                        </w:ins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宋体" w:hAnsi="Cambria Math" w:cs="Times New Roman"/>
                              <w:sz w:val="22"/>
                            </w:rPr>
                          </m:ctrlPr>
                        </m:barPr>
                        <m:e>
                          <m:r>
                            <w:ins w:id="239" w:author="ad" w:date="2026-08-31T14:34:00Z">
                              <m:rPr>
                                <m:scr m:val="script"/>
                              </m:rPr>
                              <w:rPr>
                                <w:rFonts w:ascii="Cambria Math" w:eastAsia="宋体" w:hAnsi="Cambria Math" w:cs="Times New Roman"/>
                                <w:sz w:val="22"/>
                              </w:rPr>
                              <m:t>L</m:t>
                            </w:ins>
                          </m:r>
                        </m:e>
                      </m:bar>
                    </m:e>
                    <m:sub>
                      <m:r>
                        <w:ins w:id="240" w:author="ad" w:date="2026-08-31T14:34:00Z">
                          <m:rPr>
                            <m:nor/>
                          </m:rPr>
                          <w:rPr>
                            <w:rFonts w:ascii="Cambria Math" w:eastAsia="宋体" w:hAnsi="Cambria Math" w:cs="Times New Roman"/>
                            <w:sz w:val="22"/>
                          </w:rPr>
                          <m:t>sem</m:t>
                        </w:ins>
                      </m:r>
                    </m:sub>
                    <m:sup>
                      <m:d>
                        <m:dPr>
                          <m:ctrlPr>
                            <w:ins w:id="241" w:author="ad" w:date="2026-08-31T14:34:00Z">
                              <w:rPr>
                                <w:rFonts w:ascii="Cambria Math" w:eastAsia="宋体" w:hAnsi="Cambria Math" w:cs="Times New Roman"/>
                                <w:i/>
                                <w:sz w:val="22"/>
                              </w:rPr>
                            </w:ins>
                          </m:ctrlPr>
                        </m:dPr>
                        <m:e>
                          <m:r>
                            <w:ins w:id="242" w:author="ad" w:date="2026-08-31T14:34:00Z">
                              <w:rPr>
                                <w:rFonts w:ascii="Cambria Math" w:eastAsia="宋体" w:hAnsi="Cambria Math" w:cs="Times New Roman"/>
                                <w:sz w:val="22"/>
                              </w:rPr>
                              <m:t>e-k:e</m:t>
                            </w:ins>
                          </m:r>
                        </m:e>
                      </m:d>
                    </m:sup>
                  </m:sSubSup>
                  <m:ctrlPr>
                    <w:rPr>
                      <w:rFonts w:ascii="Cambria Math" w:eastAsia="宋体" w:hAnsi="Cambria Math" w:cs="Times New Roman"/>
                      <w:i/>
                      <w:sz w:val="22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sz w:val="22"/>
                </w:rPr>
              </m:ctrlPr>
            </m:num>
            <m:den>
              <m:sSubSup>
                <m:sSubSupPr>
                  <m:ctrlPr>
                    <w:ins w:id="243" w:author="ad" w:date="2026-08-31T14:34:00Z">
                      <w:rPr>
                        <w:rFonts w:ascii="Cambria Math" w:eastAsia="宋体" w:hAnsi="Cambria Math" w:cs="Times New Roman"/>
                        <w:i/>
                        <w:sz w:val="22"/>
                      </w:rPr>
                    </w:ins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eastAsia="宋体" w:hAnsi="Cambria Math" w:cs="Times New Roman"/>
                          <w:sz w:val="22"/>
                        </w:rPr>
                      </m:ctrlPr>
                    </m:barPr>
                    <m:e>
                      <m:r>
                        <w:ins w:id="244" w:author="ad" w:date="2026-08-31T14:34:00Z">
                          <m:rPr>
                            <m:scr m:val="script"/>
                          </m:rPr>
                          <w:rPr>
                            <w:rFonts w:ascii="Cambria Math" w:eastAsia="宋体" w:hAnsi="Cambria Math" w:cs="Times New Roman"/>
                            <w:sz w:val="22"/>
                          </w:rPr>
                          <m:t>L</m:t>
                        </w:ins>
                      </m:r>
                    </m:e>
                  </m:bar>
                </m:e>
                <m:sub>
                  <m:r>
                    <w:ins w:id="245" w:author="ad" w:date="2026-08-31T14:34:00Z">
                      <m:rPr>
                        <m:nor/>
                      </m:rPr>
                      <w:rPr>
                        <w:rFonts w:ascii="Cambria Math" w:eastAsia="宋体" w:hAnsi="Cambria Math" w:cs="Times New Roman"/>
                        <w:sz w:val="22"/>
                      </w:rPr>
                      <m:t>sem</m:t>
                    </w:ins>
                  </m:r>
                </m:sub>
                <m:sup>
                  <m:d>
                    <m:dPr>
                      <m:ctrlPr>
                        <w:ins w:id="246" w:author="ad" w:date="2026-08-31T14:34:00Z">
                          <w:rPr>
                            <w:rFonts w:ascii="Cambria Math" w:eastAsia="宋体" w:hAnsi="Cambria Math" w:cs="Times New Roman"/>
                            <w:i/>
                            <w:sz w:val="22"/>
                          </w:rPr>
                        </w:ins>
                      </m:ctrlPr>
                    </m:dPr>
                    <m:e>
                      <m:r>
                        <w:ins w:id="247" w:author="ad" w:date="2026-08-31T14:34:00Z">
                          <w:rPr>
                            <w:rFonts w:ascii="Cambria Math" w:eastAsia="宋体" w:hAnsi="Cambria Math" w:cs="Times New Roman"/>
                            <w:sz w:val="22"/>
                          </w:rPr>
                          <m:t>e-k:e</m:t>
                        </w:ins>
                      </m:r>
                    </m:e>
                  </m:d>
                </m:sup>
              </m:sSubSup>
              <m:ctrlPr>
                <w:rPr>
                  <w:rFonts w:ascii="Cambria Math" w:eastAsia="宋体" w:hAnsi="Cambria Math" w:cs="Times New Roman"/>
                  <w:i/>
                  <w:sz w:val="22"/>
                </w:rPr>
              </m:ctrlPr>
            </m:den>
          </m:f>
          <m:r>
            <w:ins w:id="248" w:author="ad" w:date="2026-08-31T14:34:00Z">
              <w:rPr>
                <w:rFonts w:ascii="Cambria Math" w:eastAsia="宋体" w:hAnsi="Cambria Math" w:cs="Times New Roman"/>
                <w:sz w:val="22"/>
              </w:rPr>
              <m:t>&lt;</m:t>
            </w:ins>
          </m:r>
          <m:r>
            <w:ins w:id="249" w:author="ad" w:date="2026-08-31T14:40:00Z">
              <m:rPr>
                <m:sty m:val="p"/>
              </m:rPr>
              <w:rPr>
                <w:rFonts w:ascii="Cambria Math" w:hAnsi="Cambria Math"/>
              </w:rPr>
              <m:t>ε</m:t>
            </w:ins>
          </m:r>
        </m:oMath>
      </m:oMathPara>
    </w:p>
    <w:p w14:paraId="3D9E732C" w14:textId="77777777" w:rsidR="00F9062D" w:rsidRPr="00AF5EAD" w:rsidRDefault="00F9062D" w:rsidP="00F9062D">
      <w:pPr>
        <w:spacing w:line="360" w:lineRule="auto"/>
        <w:ind w:firstLineChars="200" w:firstLine="440"/>
        <w:rPr>
          <w:ins w:id="250" w:author="ad" w:date="2026-08-31T14:32:00Z"/>
          <w:rFonts w:ascii="Times New Roman" w:eastAsia="宋体" w:hAnsi="Times New Roman" w:cs="Times New Roman"/>
          <w:sz w:val="22"/>
        </w:rPr>
      </w:pPr>
      <w:ins w:id="251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>Where</w:t>
        </w:r>
      </w:ins>
      <w:ins w:id="252" w:author="ad" w:date="2026-08-31T14:40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m:oMath>
        <m:sSubSup>
          <m:sSubSupPr>
            <m:ctrlPr>
              <w:ins w:id="253" w:author="ad" w:date="2026-08-31T14:40:00Z">
                <w:rPr>
                  <w:rFonts w:ascii="Cambria Math" w:eastAsia="宋体" w:hAnsi="Cambria Math" w:cs="Times New Roman"/>
                  <w:i/>
                  <w:sz w:val="22"/>
                </w:rPr>
              </w:ins>
            </m:ctrlPr>
          </m:sSubSupPr>
          <m:e>
            <m:r>
              <w:ins w:id="254" w:author="ad" w:date="2026-08-31T14:40:00Z">
                <m:rPr>
                  <m:scr m:val="script"/>
                </m:rPr>
                <w:rPr>
                  <w:rFonts w:ascii="Cambria Math" w:eastAsia="宋体" w:hAnsi="Cambria Math" w:cs="Times New Roman"/>
                  <w:sz w:val="22"/>
                </w:rPr>
                <m:t>L</m:t>
              </w:ins>
            </m:r>
          </m:e>
          <m:sub>
            <m:r>
              <w:ins w:id="255" w:author="ad" w:date="2026-08-31T14:40:00Z">
                <m:rPr>
                  <m:nor/>
                </m:rPr>
                <w:rPr>
                  <w:rFonts w:ascii="Cambria Math" w:eastAsia="宋体" w:hAnsi="Cambria Math" w:cs="Times New Roman"/>
                  <w:sz w:val="22"/>
                </w:rPr>
                <m:t>sem</m:t>
              </w:ins>
            </m:r>
          </m:sub>
          <m:sup>
            <m:d>
              <m:dPr>
                <m:ctrlPr>
                  <w:ins w:id="256" w:author="ad" w:date="2026-08-31T14:40:00Z">
                    <w:rPr>
                      <w:rFonts w:ascii="Cambria Math" w:eastAsia="宋体" w:hAnsi="Cambria Math" w:cs="Times New Roman"/>
                      <w:i/>
                      <w:sz w:val="22"/>
                    </w:rPr>
                  </w:ins>
                </m:ctrlPr>
              </m:dPr>
              <m:e>
                <m:r>
                  <w:ins w:id="257" w:author="ad" w:date="2026-08-31T14:40:00Z">
                    <w:rPr>
                      <w:rFonts w:ascii="Cambria Math" w:eastAsia="宋体" w:hAnsi="Cambria Math" w:cs="Times New Roman"/>
                      <w:sz w:val="22"/>
                    </w:rPr>
                    <m:t>e</m:t>
                  </w:ins>
                </m:r>
              </m:e>
            </m:d>
          </m:sup>
        </m:sSubSup>
      </m:oMath>
      <w:ins w:id="258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 represents the semantic loss at current epoch </w:t>
        </w:r>
      </w:ins>
      <m:oMath>
        <m:r>
          <w:ins w:id="259" w:author="ad" w:date="2026-08-31T14:42:00Z">
            <w:rPr>
              <w:rFonts w:ascii="Cambria Math" w:eastAsia="宋体" w:hAnsi="Cambria Math" w:cs="Times New Roman"/>
              <w:sz w:val="22"/>
            </w:rPr>
            <m:t>e,</m:t>
          </w:ins>
        </m:r>
        <m:sSubSup>
          <m:sSubSupPr>
            <m:ctrlPr>
              <w:ins w:id="260" w:author="ad" w:date="2026-08-31T14:42:00Z">
                <w:rPr>
                  <w:rFonts w:ascii="Cambria Math" w:eastAsia="宋体" w:hAnsi="Cambria Math" w:cs="Times New Roman"/>
                  <w:i/>
                  <w:sz w:val="22"/>
                </w:rPr>
              </w:ins>
            </m:ctrlPr>
          </m:sSubSupPr>
          <m:e>
            <m:bar>
              <m:barPr>
                <m:pos m:val="top"/>
                <m:ctrlPr>
                  <w:ins w:id="261" w:author="ad" w:date="2026-08-31T14:42:00Z">
                    <w:rPr>
                      <w:rFonts w:ascii="Cambria Math" w:eastAsia="宋体" w:hAnsi="Cambria Math" w:cs="Times New Roman"/>
                      <w:sz w:val="22"/>
                    </w:rPr>
                  </w:ins>
                </m:ctrlPr>
              </m:barPr>
              <m:e>
                <m:r>
                  <w:ins w:id="262" w:author="ad" w:date="2026-08-31T14:42:00Z"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2"/>
                    </w:rPr>
                    <m:t>L</m:t>
                  </w:ins>
                </m:r>
              </m:e>
            </m:bar>
            <m:ctrlPr>
              <w:ins w:id="263" w:author="ad" w:date="2026-08-31T14:42:00Z">
                <w:rPr>
                  <w:rFonts w:ascii="Cambria Math" w:eastAsia="宋体" w:hAnsi="Cambria Math" w:cs="Times New Roman"/>
                  <w:sz w:val="22"/>
                </w:rPr>
              </w:ins>
            </m:ctrlPr>
          </m:e>
          <m:sub>
            <m:r>
              <w:ins w:id="264" w:author="ad" w:date="2026-08-31T14:42:00Z">
                <m:rPr>
                  <m:nor/>
                </m:rPr>
                <w:rPr>
                  <w:rFonts w:ascii="Cambria Math" w:eastAsia="宋体" w:hAnsi="Cambria Math" w:cs="Times New Roman"/>
                  <w:sz w:val="22"/>
                </w:rPr>
                <m:t>sem</m:t>
              </w:ins>
            </m:r>
          </m:sub>
          <m:sup>
            <m:d>
              <m:dPr>
                <m:ctrlPr>
                  <w:ins w:id="265" w:author="ad" w:date="2026-08-31T14:42:00Z">
                    <w:rPr>
                      <w:rFonts w:ascii="Cambria Math" w:eastAsia="宋体" w:hAnsi="Cambria Math" w:cs="Times New Roman"/>
                      <w:i/>
                      <w:sz w:val="22"/>
                    </w:rPr>
                  </w:ins>
                </m:ctrlPr>
              </m:dPr>
              <m:e>
                <m:r>
                  <w:ins w:id="266" w:author="ad" w:date="2026-08-31T14:42:00Z">
                    <w:rPr>
                      <w:rFonts w:ascii="Cambria Math" w:eastAsia="宋体" w:hAnsi="Cambria Math" w:cs="Times New Roman"/>
                      <w:sz w:val="22"/>
                    </w:rPr>
                    <m:t>e-k:e</m:t>
                  </w:ins>
                </m:r>
              </m:e>
            </m:d>
          </m:sup>
        </m:sSubSup>
        <m:r>
          <w:ins w:id="267" w:author="ad" w:date="2026-08-31T14:42:00Z">
            <w:rPr>
              <w:rFonts w:ascii="Cambria Math" w:eastAsia="宋体" w:hAnsi="Cambria Math" w:cs="Times New Roman"/>
              <w:sz w:val="22"/>
            </w:rPr>
            <m:t>=</m:t>
          </w:ins>
        </m:r>
        <m:f>
          <m:fPr>
            <m:ctrlPr>
              <w:rPr>
                <w:rFonts w:ascii="Cambria Math" w:eastAsia="宋体" w:hAnsi="Cambria Math" w:cs="Times New Roman"/>
                <w:sz w:val="22"/>
              </w:rPr>
            </m:ctrlPr>
          </m:fPr>
          <m:num>
            <m:r>
              <w:ins w:id="268" w:author="ad" w:date="2026-08-31T14:42:00Z">
                <w:rPr>
                  <w:rFonts w:ascii="Cambria Math" w:eastAsia="宋体" w:hAnsi="Cambria Math" w:cs="Times New Roman"/>
                  <w:sz w:val="22"/>
                </w:rPr>
                <m:t>1</m:t>
              </w:ins>
            </m:r>
            <m:ctrlPr>
              <w:rPr>
                <w:rFonts w:ascii="Cambria Math" w:eastAsia="宋体" w:hAnsi="Cambria Math" w:cs="Times New Roman"/>
                <w:i/>
                <w:sz w:val="22"/>
              </w:rPr>
            </m:ctrlPr>
          </m:num>
          <m:den>
            <m:r>
              <w:ins w:id="269" w:author="ad" w:date="2026-08-31T14:42:00Z">
                <w:rPr>
                  <w:rFonts w:ascii="Cambria Math" w:eastAsia="宋体" w:hAnsi="Cambria Math" w:cs="Times New Roman"/>
                  <w:sz w:val="22"/>
                </w:rPr>
                <m:t>k</m:t>
              </w:ins>
            </m:r>
            <m:ctrlPr>
              <w:rPr>
                <w:rFonts w:ascii="Cambria Math" w:eastAsia="宋体" w:hAnsi="Cambria Math" w:cs="Times New Roman"/>
                <w:i/>
                <w:sz w:val="22"/>
              </w:rPr>
            </m:ctrlPr>
          </m:den>
        </m:f>
        <m:nary>
          <m:naryPr>
            <m:chr m:val="∑"/>
            <m:ctrlPr>
              <w:rPr>
                <w:rFonts w:ascii="Cambria Math" w:eastAsia="宋体" w:hAnsi="Cambria Math" w:cs="Times New Roman"/>
                <w:sz w:val="22"/>
              </w:rPr>
            </m:ctrlPr>
          </m:naryPr>
          <m:sub>
            <m:r>
              <w:ins w:id="270" w:author="ad" w:date="2026-08-31T14:42:00Z">
                <w:rPr>
                  <w:rFonts w:ascii="Cambria Math" w:eastAsia="宋体" w:hAnsi="Cambria Math" w:cs="Times New Roman"/>
                  <w:sz w:val="22"/>
                </w:rPr>
                <m:t>m=e-k+1</m:t>
              </w:ins>
            </m:r>
            <m:ctrlPr>
              <w:rPr>
                <w:rFonts w:ascii="Cambria Math" w:eastAsia="宋体" w:hAnsi="Cambria Math" w:cs="Times New Roman"/>
                <w:i/>
                <w:sz w:val="22"/>
              </w:rPr>
            </m:ctrlPr>
          </m:sub>
          <m:sup>
            <m:r>
              <w:ins w:id="271" w:author="ad" w:date="2026-08-31T14:42:00Z">
                <w:rPr>
                  <w:rFonts w:ascii="Cambria Math" w:eastAsia="宋体" w:hAnsi="Cambria Math" w:cs="Times New Roman"/>
                  <w:sz w:val="22"/>
                </w:rPr>
                <m:t>e</m:t>
              </w:ins>
            </m:r>
            <m:ctrlPr>
              <w:rPr>
                <w:rFonts w:ascii="Cambria Math" w:eastAsia="宋体" w:hAnsi="Cambria Math" w:cs="Times New Roman"/>
                <w:i/>
                <w:sz w:val="22"/>
              </w:rPr>
            </m:ctrlPr>
          </m:sup>
          <m:e>
            <m:sSubSup>
              <m:sSubSupPr>
                <m:ctrlPr>
                  <w:ins w:id="272" w:author="ad" w:date="2026-08-31T14:43:00Z">
                    <w:rPr>
                      <w:rFonts w:ascii="Cambria Math" w:eastAsia="宋体" w:hAnsi="Cambria Math" w:cs="Times New Roman"/>
                      <w:i/>
                      <w:sz w:val="22"/>
                    </w:rPr>
                  </w:ins>
                </m:ctrlPr>
              </m:sSubSupPr>
              <m:e>
                <m:r>
                  <w:ins w:id="273" w:author="ad" w:date="2026-08-31T14:43:00Z">
                    <m:rPr>
                      <m:scr m:val="script"/>
                    </m:rPr>
                    <w:rPr>
                      <w:rFonts w:ascii="Cambria Math" w:eastAsia="宋体" w:hAnsi="Cambria Math" w:cs="Times New Roman"/>
                      <w:sz w:val="22"/>
                    </w:rPr>
                    <m:t>L</m:t>
                  </w:ins>
                </m:r>
              </m:e>
              <m:sub>
                <m:r>
                  <w:ins w:id="274" w:author="ad" w:date="2026-08-31T14:43:00Z">
                    <m:rPr>
                      <m:nor/>
                    </m:rPr>
                    <w:rPr>
                      <w:rFonts w:ascii="Cambria Math" w:eastAsia="宋体" w:hAnsi="Cambria Math" w:cs="Times New Roman"/>
                      <w:sz w:val="22"/>
                    </w:rPr>
                    <m:t>sem</m:t>
                  </w:ins>
                </m:r>
              </m:sub>
              <m:sup>
                <m:d>
                  <m:dPr>
                    <m:ctrlPr>
                      <w:ins w:id="275" w:author="ad" w:date="2026-08-31T14:43:00Z">
                        <w:rPr>
                          <w:rFonts w:ascii="Cambria Math" w:eastAsia="宋体" w:hAnsi="Cambria Math" w:cs="Times New Roman"/>
                          <w:i/>
                          <w:sz w:val="22"/>
                        </w:rPr>
                      </w:ins>
                    </m:ctrlPr>
                  </m:dPr>
                  <m:e>
                    <m:r>
                      <w:ins w:id="276" w:author="ad" w:date="2026-08-31T14:44:00Z">
                        <w:rPr>
                          <w:rFonts w:ascii="Cambria Math" w:eastAsia="宋体" w:hAnsi="Cambria Math" w:cs="Times New Roman"/>
                          <w:sz w:val="22"/>
                        </w:rPr>
                        <m:t>m</m:t>
                      </w:ins>
                    </m:r>
                  </m:e>
                </m:d>
              </m:sup>
            </m:sSubSup>
          </m:e>
        </m:nary>
      </m:oMath>
      <w:ins w:id="277" w:author="ad" w:date="2026-08-31T14:41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278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is the moving average loss over the preceding </w:t>
        </w:r>
        <w:r w:rsidRPr="00750598">
          <w:rPr>
            <w:rFonts w:ascii="Times New Roman" w:eastAsia="宋体" w:hAnsi="Times New Roman" w:cs="Times New Roman"/>
            <w:i/>
            <w:iCs/>
            <w:sz w:val="22"/>
            <w:rPrChange w:id="279" w:author="ad" w:date="2026-08-31T14:44:00Z">
              <w:rPr>
                <w:rFonts w:ascii="Times New Roman" w:eastAsia="宋体" w:hAnsi="Times New Roman" w:cs="Times New Roman"/>
                <w:sz w:val="22"/>
              </w:rPr>
            </w:rPrChange>
          </w:rPr>
          <w:t>k</w:t>
        </w:r>
        <w:r w:rsidRPr="007057CD">
          <w:rPr>
            <w:rFonts w:ascii="Times New Roman" w:eastAsia="宋体" w:hAnsi="Times New Roman" w:cs="Times New Roman"/>
            <w:sz w:val="22"/>
          </w:rPr>
          <w:t>=3</w:t>
        </w:r>
      </w:ins>
      <w:ins w:id="280" w:author="ad" w:date="2026-08-31T14:44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281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epochs, and </w:t>
        </w:r>
      </w:ins>
      <m:oMath>
        <m:r>
          <w:ins w:id="282" w:author="ad" w:date="2026-08-31T14:44:00Z">
            <m:rPr>
              <m:sty m:val="p"/>
            </m:rPr>
            <w:rPr>
              <w:rFonts w:ascii="Cambria Math" w:hAnsi="Cambria Math"/>
            </w:rPr>
            <m:t>ε</m:t>
          </w:ins>
        </m:r>
      </m:oMath>
      <w:ins w:id="283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 = 0.005 is the convergence tolerance parameter.</w:t>
        </w:r>
      </w:ins>
    </w:p>
    <w:p w14:paraId="02B53D06" w14:textId="77777777" w:rsidR="00F9062D" w:rsidRDefault="00F9062D" w:rsidP="00F9062D">
      <w:pPr>
        <w:spacing w:line="360" w:lineRule="auto"/>
        <w:ind w:firstLineChars="200" w:firstLine="440"/>
        <w:rPr>
          <w:ins w:id="284" w:author="ad" w:date="2026-08-31T14:51:00Z"/>
          <w:rFonts w:ascii="Times New Roman" w:eastAsia="宋体" w:hAnsi="Times New Roman" w:cs="Times New Roman"/>
          <w:sz w:val="24"/>
          <w:szCs w:val="24"/>
        </w:rPr>
      </w:pPr>
      <w:ins w:id="285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If </w:t>
        </w:r>
      </w:ins>
      <m:oMath>
        <m:r>
          <w:ins w:id="286" w:author="ad" w:date="2026-08-31T14:49:00Z">
            <m:rPr>
              <m:sty m:val="p"/>
            </m:rPr>
            <w:rPr>
              <w:rFonts w:ascii="Cambria Math" w:eastAsia="宋体" w:hAnsi="Cambria Math" w:cs="Times New Roman" w:hint="eastAsia"/>
              <w:sz w:val="22"/>
            </w:rPr>
            <m:t>Δ</m:t>
          </w:ins>
        </m:r>
        <m:sSubSup>
          <m:sSubSupPr>
            <m:ctrlPr>
              <w:ins w:id="287" w:author="ad" w:date="2026-08-31T14:49:00Z">
                <w:rPr>
                  <w:rFonts w:ascii="Cambria Math" w:eastAsia="宋体" w:hAnsi="Cambria Math" w:cs="Times New Roman"/>
                  <w:i/>
                  <w:sz w:val="22"/>
                </w:rPr>
              </w:ins>
            </m:ctrlPr>
          </m:sSubSupPr>
          <m:e>
            <m:r>
              <w:ins w:id="288" w:author="ad" w:date="2026-08-31T14:49:00Z">
                <m:rPr>
                  <m:scr m:val="script"/>
                </m:rPr>
                <w:rPr>
                  <w:rFonts w:ascii="Cambria Math" w:eastAsia="宋体" w:hAnsi="Cambria Math" w:cs="Times New Roman"/>
                  <w:sz w:val="22"/>
                </w:rPr>
                <m:t>L</m:t>
              </w:ins>
            </m:r>
          </m:e>
          <m:sub>
            <m:r>
              <w:ins w:id="289" w:author="ad" w:date="2026-08-31T14:49:00Z">
                <m:rPr>
                  <m:nor/>
                </m:rPr>
                <w:rPr>
                  <w:rFonts w:ascii="Cambria Math" w:eastAsia="宋体" w:hAnsi="Cambria Math" w:cs="Times New Roman"/>
                  <w:sz w:val="22"/>
                </w:rPr>
                <m:t>sem</m:t>
              </w:ins>
            </m:r>
          </m:sub>
          <m:sup>
            <m:r>
              <w:ins w:id="290" w:author="ad" w:date="2026-08-31T14:49:00Z">
                <w:rPr>
                  <w:rFonts w:ascii="Cambria Math" w:eastAsia="宋体" w:hAnsi="Cambria Math" w:cs="Times New Roman"/>
                  <w:sz w:val="22"/>
                </w:rPr>
                <m:t>(e)</m:t>
              </w:ins>
            </m:r>
          </m:sup>
        </m:sSubSup>
        <m:r>
          <w:ins w:id="291" w:author="ad" w:date="2026-08-31T14:49:00Z">
            <w:rPr>
              <w:rFonts w:ascii="Cambria Math" w:eastAsia="宋体" w:hAnsi="Cambria Math" w:cs="Times New Roman"/>
              <w:sz w:val="22"/>
            </w:rPr>
            <m:t xml:space="preserve"> </m:t>
          </w:ins>
        </m:r>
      </m:oMath>
      <w:ins w:id="292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holds for </w:t>
        </w:r>
      </w:ins>
      <w:ins w:id="293" w:author="ad" w:date="2026-08-31T14:49:00Z">
        <w:r w:rsidRPr="001C76E2">
          <w:rPr>
            <w:rFonts w:ascii="Times New Roman" w:eastAsia="宋体" w:hAnsi="Times New Roman" w:cs="Times New Roman"/>
            <w:i/>
            <w:iCs/>
            <w:sz w:val="22"/>
            <w:rPrChange w:id="294" w:author="ad" w:date="2026-08-31T14:49:00Z">
              <w:rPr>
                <w:rFonts w:ascii="Times New Roman" w:eastAsia="宋体" w:hAnsi="Times New Roman" w:cs="Times New Roman"/>
                <w:sz w:val="22"/>
              </w:rPr>
            </w:rPrChange>
          </w:rPr>
          <w:t>P</w:t>
        </w:r>
        <w:r>
          <w:rPr>
            <w:rFonts w:ascii="Times New Roman" w:eastAsia="宋体" w:hAnsi="Times New Roman" w:cs="Times New Roman"/>
            <w:sz w:val="22"/>
          </w:rPr>
          <w:t xml:space="preserve">=3 </w:t>
        </w:r>
      </w:ins>
      <w:ins w:id="295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 xml:space="preserve">consecutive epochs, OR if the current stage duration reaches </w:t>
        </w:r>
      </w:ins>
      <w:ins w:id="296" w:author="ad" w:date="2026-08-31T14:50:00Z">
        <w:r w:rsidRPr="000852C7">
          <w:rPr>
            <w:rFonts w:ascii="Times New Roman" w:eastAsia="宋体" w:hAnsi="Times New Roman" w:cs="Times New Roman"/>
            <w:i/>
            <w:iCs/>
            <w:sz w:val="24"/>
            <w:szCs w:val="24"/>
          </w:rPr>
          <w:t>E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stage= 20 epochs</w:t>
        </w:r>
      </w:ins>
      <w:ins w:id="297" w:author="ad" w:date="2026-08-31T14:32:00Z">
        <w:r w:rsidRPr="007057CD">
          <w:rPr>
            <w:rFonts w:ascii="Times New Roman" w:eastAsia="宋体" w:hAnsi="Times New Roman" w:cs="Times New Roman"/>
            <w:sz w:val="22"/>
          </w:rPr>
          <w:t>, SDB automatically signals the controller to unfreeze the next designated layer group</w:t>
        </w:r>
      </w:ins>
      <w:ins w:id="298" w:author="ad" w:date="2026-08-31T14:51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299" w:author="ad" w:date="2026-08-31T14:50:00Z">
        <w:r w:rsidRPr="001B5CB0">
          <w:rPr>
            <w:rFonts w:ascii="Times New Roman" w:eastAsia="宋体" w:hAnsi="Times New Roman" w:cs="Times New Roman"/>
            <w:sz w:val="24"/>
            <w:szCs w:val="24"/>
          </w:rPr>
          <w:t>(</w:t>
        </w:r>
        <w:r w:rsidRPr="000852C7">
          <w:rPr>
            <w:rFonts w:ascii="Times New Roman" w:eastAsia="宋体" w:hAnsi="Times New Roman" w:cs="Times New Roman"/>
            <w:i/>
            <w:iCs/>
            <w:sz w:val="24"/>
            <w:szCs w:val="24"/>
          </w:rPr>
          <w:t>θ</w:t>
        </w:r>
        <w:r w:rsidRPr="000852C7">
          <w:rPr>
            <w:rFonts w:ascii="Times New Roman" w:eastAsia="宋体" w:hAnsi="Times New Roman" w:cs="Times New Roman"/>
            <w:sz w:val="24"/>
            <w:szCs w:val="24"/>
            <w:vertAlign w:val="subscript"/>
          </w:rPr>
          <w:t>E,</w:t>
        </w:r>
        <w:r>
          <w:rPr>
            <w:rFonts w:ascii="Times New Roman" w:eastAsia="宋体" w:hAnsi="Times New Roman" w:cs="Times New Roman"/>
            <w:sz w:val="24"/>
            <w:szCs w:val="24"/>
            <w:vertAlign w:val="subscript"/>
          </w:rPr>
          <w:t xml:space="preserve">deep </w:t>
        </w:r>
        <w:r>
          <w:rPr>
            <w:rFonts w:ascii="Times New Roman" w:eastAsia="宋体" w:hAnsi="Times New Roman" w:cs="Times New Roman"/>
            <w:sz w:val="24"/>
            <w:szCs w:val="24"/>
          </w:rPr>
          <w:t>or</w:t>
        </w:r>
      </w:ins>
      <w:ins w:id="300" w:author="ad" w:date="2026-08-31T14:51:00Z">
        <w:r>
          <w:rPr>
            <w:rFonts w:ascii="Times New Roman" w:eastAsia="宋体" w:hAnsi="Times New Roman" w:cs="Times New Roman"/>
            <w:sz w:val="24"/>
            <w:szCs w:val="24"/>
          </w:rPr>
          <w:t xml:space="preserve"> </w:t>
        </w:r>
        <w:r w:rsidRPr="000852C7">
          <w:rPr>
            <w:rFonts w:ascii="Times New Roman" w:eastAsia="宋体" w:hAnsi="Times New Roman" w:cs="Times New Roman"/>
            <w:i/>
            <w:iCs/>
            <w:sz w:val="24"/>
            <w:szCs w:val="24"/>
          </w:rPr>
          <w:t>θ</w:t>
        </w:r>
        <w:r w:rsidRPr="000852C7">
          <w:rPr>
            <w:rFonts w:ascii="Times New Roman" w:eastAsia="宋体" w:hAnsi="Times New Roman" w:cs="Times New Roman"/>
            <w:sz w:val="24"/>
            <w:szCs w:val="24"/>
            <w:vertAlign w:val="subscript"/>
          </w:rPr>
          <w:t>E,</w:t>
        </w:r>
        <w:r>
          <w:rPr>
            <w:rFonts w:ascii="Times New Roman" w:eastAsia="宋体" w:hAnsi="Times New Roman" w:cs="Times New Roman"/>
            <w:sz w:val="24"/>
            <w:szCs w:val="24"/>
            <w:vertAlign w:val="subscript"/>
          </w:rPr>
          <w:t>mid</w:t>
        </w:r>
      </w:ins>
      <w:ins w:id="301" w:author="ad" w:date="2026-08-31T14:50:00Z">
        <w:r w:rsidRPr="001B5CB0">
          <w:rPr>
            <w:rFonts w:ascii="Times New Roman" w:eastAsia="宋体" w:hAnsi="Times New Roman" w:cs="Times New Roman"/>
            <w:sz w:val="24"/>
            <w:szCs w:val="24"/>
          </w:rPr>
          <w:t>)</w:t>
        </w:r>
      </w:ins>
      <w:ins w:id="302" w:author="ad" w:date="2026-08-31T14:51:00Z">
        <w:r>
          <w:rPr>
            <w:rFonts w:ascii="Times New Roman" w:eastAsia="宋体" w:hAnsi="Times New Roman" w:cs="Times New Roman"/>
            <w:sz w:val="24"/>
            <w:szCs w:val="24"/>
          </w:rPr>
          <w:t>.</w:t>
        </w:r>
      </w:ins>
    </w:p>
    <w:p w14:paraId="7DF2C114" w14:textId="77777777" w:rsidR="00F9062D" w:rsidRDefault="00F9062D" w:rsidP="00F9062D">
      <w:pPr>
        <w:spacing w:line="360" w:lineRule="auto"/>
        <w:ind w:firstLineChars="200" w:firstLine="480"/>
        <w:rPr>
          <w:ins w:id="303" w:author="ad" w:date="2026-08-31T15:15:00Z"/>
          <w:rFonts w:ascii="Times New Roman" w:eastAsia="宋体" w:hAnsi="Times New Roman" w:cs="Times New Roman"/>
          <w:sz w:val="22"/>
        </w:rPr>
      </w:pPr>
      <w:ins w:id="304" w:author="ad" w:date="2026-08-31T15:15:00Z">
        <w:r>
          <w:rPr>
            <w:rFonts w:ascii="Times New Roman" w:eastAsia="宋体" w:hAnsi="Times New Roman" w:cs="Times New Roman"/>
            <w:color w:val="000000" w:themeColor="text1"/>
            <w:sz w:val="24"/>
            <w:szCs w:val="24"/>
          </w:rPr>
          <w:t xml:space="preserve">4) </w:t>
        </w:r>
      </w:ins>
      <w:ins w:id="305" w:author="ad" w:date="2026-08-31T15:18:00Z">
        <w:r w:rsidRPr="00965D9D">
          <w:rPr>
            <w:rFonts w:ascii="Times New Roman" w:eastAsia="宋体" w:hAnsi="Times New Roman" w:cs="Times New Roman"/>
            <w:color w:val="000000" w:themeColor="text1"/>
            <w:sz w:val="24"/>
            <w:szCs w:val="24"/>
          </w:rPr>
          <w:t>Implementation Details and Hyperparameters</w:t>
        </w:r>
      </w:ins>
    </w:p>
    <w:p w14:paraId="64E61B6B" w14:textId="77777777" w:rsidR="00F9062D" w:rsidRPr="00945693" w:rsidRDefault="00F9062D" w:rsidP="00F9062D">
      <w:pPr>
        <w:spacing w:line="360" w:lineRule="auto"/>
        <w:ind w:firstLineChars="200" w:firstLine="440"/>
        <w:rPr>
          <w:ins w:id="306" w:author="ad" w:date="2026-08-31T14:52:00Z"/>
          <w:rFonts w:ascii="Times New Roman" w:eastAsia="宋体" w:hAnsi="Times New Roman" w:cs="Times New Roman"/>
          <w:sz w:val="22"/>
          <w:rPrChange w:id="307" w:author="ad" w:date="2026-08-31T14:52:00Z">
            <w:rPr>
              <w:ins w:id="308" w:author="ad" w:date="2026-08-31T14:52:00Z"/>
            </w:rPr>
          </w:rPrChange>
        </w:rPr>
        <w:pPrChange w:id="309" w:author="ad" w:date="2026-08-31T14:52:00Z">
          <w:pPr/>
        </w:pPrChange>
      </w:pPr>
      <w:ins w:id="310" w:author="ad" w:date="2026-08-31T14:52:00Z">
        <w:r w:rsidRPr="00945693">
          <w:rPr>
            <w:rFonts w:ascii="Times New Roman" w:eastAsia="宋体" w:hAnsi="Times New Roman" w:cs="Times New Roman"/>
            <w:sz w:val="22"/>
            <w:rPrChange w:id="311" w:author="ad" w:date="2026-08-31T14:52:00Z">
              <w:rPr/>
            </w:rPrChange>
          </w:rPr>
          <w:t>Optimizer: AdamW with initial parameters</w:t>
        </w:r>
        <w:r>
          <w:rPr>
            <w:rFonts w:ascii="Times New Roman" w:eastAsia="宋体" w:hAnsi="Times New Roman" w:cs="Times New Roman"/>
            <w:sz w:val="22"/>
          </w:rPr>
          <w:t xml:space="preserve"> </w:t>
        </w:r>
        <w:r w:rsidRPr="00945693">
          <w:rPr>
            <w:rFonts w:ascii="Times New Roman" w:eastAsia="宋体" w:hAnsi="Times New Roman" w:cs="Times New Roman"/>
            <w:i/>
            <w:iCs/>
            <w:sz w:val="22"/>
            <w:rPrChange w:id="312" w:author="ad" w:date="2026-08-31T14:52:00Z">
              <w:rPr>
                <w:rFonts w:ascii="Times New Roman" w:eastAsia="宋体" w:hAnsi="Times New Roman" w:cs="Times New Roman"/>
                <w:sz w:val="22"/>
              </w:rPr>
            </w:rPrChange>
          </w:rPr>
          <w:t>β</w:t>
        </w:r>
        <w:r w:rsidRPr="00945693">
          <w:rPr>
            <w:rFonts w:ascii="Times New Roman" w:eastAsia="宋体" w:hAnsi="Times New Roman" w:cs="Times New Roman"/>
            <w:sz w:val="22"/>
            <w:vertAlign w:val="subscript"/>
            <w:rPrChange w:id="313" w:author="ad" w:date="2026-08-31T14:53:00Z">
              <w:rPr>
                <w:rFonts w:ascii="Times New Roman" w:eastAsia="宋体" w:hAnsi="Times New Roman" w:cs="Times New Roman"/>
                <w:sz w:val="22"/>
              </w:rPr>
            </w:rPrChange>
          </w:rPr>
          <w:t>1</w:t>
        </w:r>
      </w:ins>
      <w:ins w:id="314" w:author="ad" w:date="2026-08-31T14:53:00Z">
        <w:r>
          <w:rPr>
            <w:rFonts w:ascii="Times New Roman" w:eastAsia="宋体" w:hAnsi="Times New Roman" w:cs="Times New Roman"/>
            <w:sz w:val="22"/>
            <w:vertAlign w:val="subscript"/>
          </w:rPr>
          <w:t xml:space="preserve"> </w:t>
        </w:r>
        <w:r>
          <w:rPr>
            <w:rFonts w:ascii="Times New Roman" w:eastAsia="宋体" w:hAnsi="Times New Roman" w:cs="Times New Roman"/>
            <w:sz w:val="22"/>
          </w:rPr>
          <w:t>=</w:t>
        </w:r>
      </w:ins>
      <w:ins w:id="315" w:author="ad" w:date="2026-08-31T14:55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316" w:author="ad" w:date="2026-08-31T14:53:00Z">
        <w:r>
          <w:rPr>
            <w:rFonts w:ascii="Times New Roman" w:eastAsia="宋体" w:hAnsi="Times New Roman" w:cs="Times New Roman"/>
            <w:sz w:val="22"/>
          </w:rPr>
          <w:t>0.9</w:t>
        </w:r>
      </w:ins>
      <w:ins w:id="317" w:author="ad" w:date="2026-08-31T14:52:00Z">
        <w:r w:rsidRPr="00945693">
          <w:rPr>
            <w:rFonts w:ascii="Times New Roman" w:eastAsia="宋体" w:hAnsi="Times New Roman" w:cs="Times New Roman"/>
            <w:sz w:val="22"/>
            <w:rPrChange w:id="318" w:author="ad" w:date="2026-08-31T14:52:00Z">
              <w:rPr/>
            </w:rPrChange>
          </w:rPr>
          <w:t xml:space="preserve">, </w:t>
        </w:r>
      </w:ins>
      <w:ins w:id="319" w:author="ad" w:date="2026-08-31T14:53:00Z">
        <w:r w:rsidRPr="000852C7">
          <w:rPr>
            <w:rFonts w:ascii="Times New Roman" w:eastAsia="宋体" w:hAnsi="Times New Roman" w:cs="Times New Roman"/>
            <w:i/>
            <w:iCs/>
            <w:sz w:val="22"/>
          </w:rPr>
          <w:t>β</w:t>
        </w:r>
        <w:r>
          <w:rPr>
            <w:rFonts w:ascii="Times New Roman" w:eastAsia="宋体" w:hAnsi="Times New Roman" w:cs="Times New Roman"/>
            <w:sz w:val="22"/>
            <w:vertAlign w:val="subscript"/>
          </w:rPr>
          <w:t xml:space="preserve">2 </w:t>
        </w:r>
        <w:r>
          <w:rPr>
            <w:rFonts w:ascii="Times New Roman" w:eastAsia="宋体" w:hAnsi="Times New Roman" w:cs="Times New Roman"/>
            <w:sz w:val="22"/>
          </w:rPr>
          <w:t>=</w:t>
        </w:r>
      </w:ins>
      <w:ins w:id="320" w:author="ad" w:date="2026-08-31T14:55:00Z"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321" w:author="ad" w:date="2026-08-31T14:53:00Z">
        <w:r>
          <w:rPr>
            <w:rFonts w:ascii="Times New Roman" w:eastAsia="宋体" w:hAnsi="Times New Roman" w:cs="Times New Roman"/>
            <w:sz w:val="22"/>
          </w:rPr>
          <w:t xml:space="preserve">0.999 </w:t>
        </w:r>
      </w:ins>
      <w:ins w:id="322" w:author="ad" w:date="2026-08-31T14:52:00Z">
        <w:r w:rsidRPr="00945693">
          <w:rPr>
            <w:rFonts w:ascii="Times New Roman" w:eastAsia="宋体" w:hAnsi="Times New Roman" w:cs="Times New Roman"/>
            <w:sz w:val="22"/>
            <w:rPrChange w:id="323" w:author="ad" w:date="2026-08-31T14:52:00Z">
              <w:rPr/>
            </w:rPrChange>
          </w:rPr>
          <w:t>and weight decay= 10</w:t>
        </w:r>
        <w:r w:rsidRPr="00945693">
          <w:rPr>
            <w:rFonts w:ascii="Times New Roman" w:eastAsia="宋体" w:hAnsi="Times New Roman" w:cs="Times New Roman"/>
            <w:sz w:val="22"/>
            <w:vertAlign w:val="superscript"/>
            <w:rPrChange w:id="324" w:author="ad" w:date="2026-08-31T14:53:00Z">
              <w:rPr/>
            </w:rPrChange>
          </w:rPr>
          <w:t>-4</w:t>
        </w:r>
        <w:r w:rsidRPr="00945693">
          <w:rPr>
            <w:rFonts w:ascii="Times New Roman" w:eastAsia="宋体" w:hAnsi="Times New Roman" w:cs="Times New Roman"/>
            <w:sz w:val="22"/>
            <w:rPrChange w:id="325" w:author="ad" w:date="2026-08-31T14:52:00Z">
              <w:rPr/>
            </w:rPrChange>
          </w:rPr>
          <w:t>.</w:t>
        </w:r>
      </w:ins>
    </w:p>
    <w:p w14:paraId="6AB6D214" w14:textId="77777777" w:rsidR="00F9062D" w:rsidRDefault="00F9062D" w:rsidP="00F9062D">
      <w:pPr>
        <w:spacing w:line="360" w:lineRule="auto"/>
        <w:ind w:firstLineChars="200" w:firstLine="440"/>
        <w:rPr>
          <w:ins w:id="326" w:author="ad" w:date="2026-08-31T14:55:00Z"/>
          <w:rFonts w:ascii="Times New Roman" w:eastAsia="宋体" w:hAnsi="Times New Roman" w:cs="Times New Roman"/>
          <w:sz w:val="22"/>
        </w:rPr>
      </w:pPr>
      <w:ins w:id="327" w:author="ad" w:date="2026-08-31T14:52:00Z">
        <w:r w:rsidRPr="00945693">
          <w:rPr>
            <w:rFonts w:ascii="Times New Roman" w:eastAsia="宋体" w:hAnsi="Times New Roman" w:cs="Times New Roman"/>
            <w:sz w:val="22"/>
            <w:rPrChange w:id="328" w:author="ad" w:date="2026-08-31T14:52:00Z">
              <w:rPr/>
            </w:rPrChange>
          </w:rPr>
          <w:t xml:space="preserve">Learning Rate Schedule: Unfrozen layers utilize an initial learning rate </w:t>
        </w:r>
      </w:ins>
      <w:ins w:id="329" w:author="ad" w:date="2026-08-31T14:54:00Z">
        <w:r w:rsidRPr="009B7CDF">
          <w:rPr>
            <w:rFonts w:ascii="Times New Roman" w:eastAsia="宋体" w:hAnsi="Times New Roman" w:cs="Times New Roman"/>
            <w:i/>
            <w:iCs/>
            <w:sz w:val="22"/>
            <w:rPrChange w:id="330" w:author="ad" w:date="2026-08-31T14:54:00Z">
              <w:rPr>
                <w:rFonts w:ascii="Times New Roman" w:eastAsia="宋体" w:hAnsi="Times New Roman" w:cs="Times New Roman"/>
                <w:sz w:val="22"/>
              </w:rPr>
            </w:rPrChange>
          </w:rPr>
          <w:t>ŋ</w:t>
        </w:r>
        <w:r w:rsidRPr="009B7CDF">
          <w:rPr>
            <w:rFonts w:ascii="Times New Roman" w:eastAsia="宋体" w:hAnsi="Times New Roman" w:cs="Times New Roman"/>
            <w:sz w:val="22"/>
            <w:vertAlign w:val="subscript"/>
            <w:rPrChange w:id="331" w:author="ad" w:date="2026-08-31T14:54:00Z">
              <w:rPr>
                <w:rFonts w:ascii="Times New Roman" w:eastAsia="宋体" w:hAnsi="Times New Roman" w:cs="Times New Roman"/>
                <w:sz w:val="22"/>
              </w:rPr>
            </w:rPrChange>
          </w:rPr>
          <w:t>0</w:t>
        </w:r>
      </w:ins>
      <w:ins w:id="332" w:author="ad" w:date="2026-08-31T14:52:00Z">
        <w:r w:rsidRPr="00945693">
          <w:rPr>
            <w:rFonts w:ascii="Times New Roman" w:eastAsia="宋体" w:hAnsi="Times New Roman" w:cs="Times New Roman"/>
            <w:sz w:val="22"/>
            <w:rPrChange w:id="333" w:author="ad" w:date="2026-08-31T14:52:00Z">
              <w:rPr/>
            </w:rPrChange>
          </w:rPr>
          <w:t xml:space="preserve"> =</w:t>
        </w:r>
      </w:ins>
      <w:ins w:id="334" w:author="ad" w:date="2026-08-31T14:55:00Z">
        <w:r w:rsidRPr="000852C7">
          <w:rPr>
            <w:rFonts w:ascii="Times New Roman" w:eastAsia="宋体" w:hAnsi="Times New Roman" w:cs="Times New Roman"/>
            <w:sz w:val="22"/>
          </w:rPr>
          <w:t xml:space="preserve"> 10</w:t>
        </w:r>
        <w:r w:rsidRPr="000852C7">
          <w:rPr>
            <w:rFonts w:ascii="Times New Roman" w:eastAsia="宋体" w:hAnsi="Times New Roman" w:cs="Times New Roman"/>
            <w:sz w:val="22"/>
            <w:vertAlign w:val="superscript"/>
          </w:rPr>
          <w:t>-4</w:t>
        </w:r>
        <w:r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335" w:author="ad" w:date="2026-08-31T14:52:00Z">
        <w:r w:rsidRPr="00945693">
          <w:rPr>
            <w:rFonts w:ascii="Times New Roman" w:eastAsia="宋体" w:hAnsi="Times New Roman" w:cs="Times New Roman"/>
            <w:sz w:val="22"/>
            <w:rPrChange w:id="336" w:author="ad" w:date="2026-08-31T14:52:00Z">
              <w:rPr/>
            </w:rPrChange>
          </w:rPr>
          <w:t>subject to Cosine Annealing decay:</w:t>
        </w:r>
      </w:ins>
    </w:p>
    <w:p w14:paraId="02A62CED" w14:textId="77777777" w:rsidR="00F9062D" w:rsidRPr="009B7CDF" w:rsidRDefault="00F9062D" w:rsidP="00F9062D">
      <w:pPr>
        <w:spacing w:line="360" w:lineRule="auto"/>
        <w:ind w:firstLineChars="200" w:firstLine="440"/>
        <w:rPr>
          <w:ins w:id="337" w:author="ad" w:date="2026-08-31T14:56:00Z"/>
          <w:rFonts w:ascii="Times New Roman" w:eastAsia="宋体" w:hAnsi="Times New Roman" w:cs="Times New Roman"/>
          <w:sz w:val="22"/>
          <w:rPrChange w:id="338" w:author="ad" w:date="2026-08-31T14:56:00Z">
            <w:rPr>
              <w:ins w:id="339" w:author="ad" w:date="2026-08-31T14:56:00Z"/>
              <w:rFonts w:ascii="Cambria Math" w:eastAsia="宋体" w:hAnsi="Cambria Math" w:cs="Times New Roman"/>
              <w:i/>
              <w:sz w:val="22"/>
            </w:rPr>
          </w:rPrChange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2"/>
            </w:rPr>
            <m:t>η</m:t>
          </m:r>
          <m:d>
            <m:dPr>
              <m:ctrlPr>
                <w:ins w:id="340" w:author="ad" w:date="2026-08-31T14:56:00Z">
                  <w:rPr>
                    <w:rFonts w:ascii="Cambria Math" w:eastAsia="宋体" w:hAnsi="Cambria Math" w:cs="Times New Roman"/>
                    <w:i/>
                    <w:sz w:val="22"/>
                  </w:rPr>
                </w:ins>
              </m:ctrlPr>
            </m:dPr>
            <m:e>
              <m:r>
                <w:ins w:id="341" w:author="ad" w:date="2026-08-31T14:56:00Z">
                  <w:rPr>
                    <w:rFonts w:ascii="Cambria Math" w:eastAsia="宋体" w:hAnsi="Cambria Math" w:cs="Times New Roman"/>
                    <w:sz w:val="22"/>
                  </w:rPr>
                  <m:t>e</m:t>
                </w:ins>
              </m:r>
            </m:e>
          </m:d>
          <m:r>
            <w:ins w:id="342" w:author="ad" w:date="2026-08-31T14:56:00Z">
              <w:rPr>
                <w:rFonts w:ascii="Cambria Math" w:eastAsia="宋体" w:hAnsi="Cambria Math" w:cs="Times New Roman"/>
                <w:sz w:val="22"/>
              </w:rPr>
              <m:t>=</m:t>
            </w:ins>
          </m:r>
          <m:sSub>
            <m:sSubPr>
              <m:ctrlPr>
                <w:ins w:id="343" w:author="ad" w:date="2026-08-31T14:56:00Z">
                  <w:rPr>
                    <w:rFonts w:ascii="Cambria Math" w:eastAsia="宋体" w:hAnsi="Cambria Math" w:cs="Times New Roman"/>
                    <w:i/>
                    <w:sz w:val="22"/>
                  </w:rPr>
                </w:ins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2"/>
                </w:rPr>
                <m:t>η</m:t>
              </m:r>
            </m:e>
            <m:sub>
              <m:r>
                <w:ins w:id="344" w:author="ad" w:date="2026-08-31T14:56:00Z">
                  <m:rPr>
                    <m:nor/>
                  </m:rPr>
                  <w:rPr>
                    <w:rFonts w:ascii="Cambria Math" w:eastAsia="宋体" w:hAnsi="Cambria Math" w:cs="Times New Roman"/>
                    <w:sz w:val="22"/>
                  </w:rPr>
                  <m:t>min</m:t>
                </w:ins>
              </m:r>
            </m:sub>
          </m:sSub>
          <m:r>
            <w:ins w:id="345" w:author="ad" w:date="2026-08-31T14:56:00Z">
              <w:rPr>
                <w:rFonts w:ascii="Cambria Math" w:eastAsia="宋体" w:hAnsi="Cambria Math" w:cs="Times New Roman"/>
                <w:sz w:val="22"/>
              </w:rPr>
              <m:t>+</m:t>
            </w:ins>
          </m:r>
          <m:f>
            <m:fPr>
              <m:ctrlPr>
                <w:rPr>
                  <w:rFonts w:ascii="Cambria Math" w:eastAsia="宋体" w:hAnsi="Cambria Math" w:cs="Times New Roman"/>
                  <w:sz w:val="22"/>
                </w:rPr>
              </m:ctrlPr>
            </m:fPr>
            <m:num>
              <m:r>
                <w:ins w:id="346" w:author="ad" w:date="2026-08-31T14:56:00Z">
                  <w:rPr>
                    <w:rFonts w:ascii="Cambria Math" w:eastAsia="宋体" w:hAnsi="Cambria Math" w:cs="Times New Roman"/>
                    <w:sz w:val="22"/>
                  </w:rPr>
                  <m:t>1</m:t>
                </w:ins>
              </m:r>
              <m:ctrlPr>
                <w:rPr>
                  <w:rFonts w:ascii="Cambria Math" w:eastAsia="宋体" w:hAnsi="Cambria Math" w:cs="Times New Roman"/>
                  <w:i/>
                  <w:sz w:val="22"/>
                </w:rPr>
              </m:ctrlPr>
            </m:num>
            <m:den>
              <m:r>
                <w:ins w:id="347" w:author="ad" w:date="2026-08-31T14:56:00Z">
                  <w:rPr>
                    <w:rFonts w:ascii="Cambria Math" w:eastAsia="宋体" w:hAnsi="Cambria Math" w:cs="Times New Roman"/>
                    <w:sz w:val="22"/>
                  </w:rPr>
                  <m:t>2</m:t>
                </w:ins>
              </m:r>
              <m:ctrlPr>
                <w:rPr>
                  <w:rFonts w:ascii="Cambria Math" w:eastAsia="宋体" w:hAnsi="Cambria Math" w:cs="Times New Roman"/>
                  <w:i/>
                  <w:sz w:val="22"/>
                </w:rPr>
              </m:ctrlPr>
            </m:den>
          </m:f>
          <m:d>
            <m:dPr>
              <m:ctrlPr>
                <w:rPr>
                  <w:rFonts w:ascii="Cambria Math" w:eastAsia="宋体" w:hAnsi="Cambria Math" w:cs="Times New Roman"/>
                  <w:sz w:val="22"/>
                </w:rPr>
              </m:ctrlPr>
            </m:dPr>
            <m:e>
              <m:sSub>
                <m:sSubPr>
                  <m:ctrlPr>
                    <w:ins w:id="348" w:author="ad" w:date="2026-08-31T14:56:00Z">
                      <w:rPr>
                        <w:rFonts w:ascii="Cambria Math" w:eastAsia="宋体" w:hAnsi="Cambria Math" w:cs="Times New Roman"/>
                        <w:i/>
                        <w:sz w:val="22"/>
                      </w:rPr>
                    </w:ins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2"/>
                    </w:rPr>
                    <m:t>η</m:t>
                  </m:r>
                  <m:ctrlPr>
                    <w:ins w:id="349" w:author="ad" w:date="2026-08-31T14:56:00Z">
                      <w:rPr>
                        <w:rFonts w:ascii="Cambria Math" w:eastAsia="宋体" w:hAnsi="Cambria Math" w:cs="Times New Roman"/>
                        <w:sz w:val="22"/>
                      </w:rPr>
                    </w:ins>
                  </m:ctrlPr>
                </m:e>
                <m:sub>
                  <m:r>
                    <w:ins w:id="350" w:author="ad" w:date="2026-08-31T14:56:00Z">
                      <w:rPr>
                        <w:rFonts w:ascii="Cambria Math" w:eastAsia="宋体" w:hAnsi="Cambria Math" w:cs="Times New Roman"/>
                        <w:sz w:val="22"/>
                      </w:rPr>
                      <m:t>0</m:t>
                    </w:ins>
                  </m:r>
                </m:sub>
              </m:sSub>
              <m:r>
                <w:ins w:id="351" w:author="ad" w:date="2026-08-31T14:56:00Z">
                  <w:rPr>
                    <w:rFonts w:ascii="Cambria Math" w:eastAsia="宋体" w:hAnsi="Cambria Math" w:cs="Times New Roman"/>
                    <w:sz w:val="22"/>
                  </w:rPr>
                  <m:t>-</m:t>
                </w:ins>
              </m:r>
              <m:sSub>
                <m:sSubPr>
                  <m:ctrlPr>
                    <w:ins w:id="352" w:author="ad" w:date="2026-08-31T14:56:00Z">
                      <w:rPr>
                        <w:rFonts w:ascii="Cambria Math" w:eastAsia="宋体" w:hAnsi="Cambria Math" w:cs="Times New Roman"/>
                        <w:i/>
                        <w:sz w:val="22"/>
                      </w:rPr>
                    </w:ins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2"/>
                    </w:rPr>
                    <m:t>η</m:t>
                  </m:r>
                </m:e>
                <m:sub>
                  <m:r>
                    <w:ins w:id="353" w:author="ad" w:date="2026-08-31T14:56:00Z">
                      <m:rPr>
                        <m:nor/>
                      </m:rPr>
                      <w:rPr>
                        <w:rFonts w:ascii="Cambria Math" w:eastAsia="宋体" w:hAnsi="Cambria Math" w:cs="Times New Roman"/>
                        <w:sz w:val="22"/>
                      </w:rPr>
                      <m:t>min</m:t>
                    </w:ins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2"/>
                </w:rPr>
              </m:ctrlPr>
            </m:e>
          </m:d>
          <m:d>
            <m:dPr>
              <m:ctrlPr>
                <w:rPr>
                  <w:rFonts w:ascii="Cambria Math" w:eastAsia="宋体" w:hAnsi="Cambria Math" w:cs="Times New Roman"/>
                  <w:sz w:val="22"/>
                </w:rPr>
              </m:ctrlPr>
            </m:dPr>
            <m:e>
              <m:r>
                <w:ins w:id="354" w:author="ad" w:date="2026-08-31T14:56:00Z">
                  <w:rPr>
                    <w:rFonts w:ascii="Cambria Math" w:eastAsia="宋体" w:hAnsi="Cambria Math" w:cs="Times New Roman"/>
                    <w:sz w:val="22"/>
                  </w:rPr>
                  <m:t>1+</m:t>
                </w:ins>
              </m:r>
              <m:func>
                <m:funcPr>
                  <m:ctrlPr>
                    <w:rPr>
                      <w:rFonts w:ascii="Cambria Math" w:eastAsia="宋体" w:hAnsi="Cambria Math" w:cs="Times New Roman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2"/>
                    </w:rPr>
                    <m:t>cos</m:t>
                  </m:r>
                  <m:ctrlPr>
                    <w:rPr>
                      <w:rFonts w:ascii="Cambria Math" w:eastAsia="宋体" w:hAnsi="Cambria Math" w:cs="Times New Roman"/>
                      <w:i/>
                      <w:sz w:val="22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z w:val="22"/>
                            </w:rPr>
                          </m:ctrlPr>
                        </m:fPr>
                        <m:num>
                          <m:r>
                            <w:ins w:id="355" w:author="ad" w:date="2026-08-31T14:56:00Z">
                              <w:rPr>
                                <w:rFonts w:ascii="Cambria Math" w:eastAsia="宋体" w:hAnsi="Cambria Math" w:cs="Times New Roman"/>
                                <w:sz w:val="22"/>
                              </w:rPr>
                              <m:t>e</m:t>
                            </w:ins>
                          </m: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2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ins w:id="356" w:author="ad" w:date="2026-08-31T14:56:00Z">
                                  <w:rPr>
                                    <w:rFonts w:ascii="Cambria Math" w:eastAsia="宋体" w:hAnsi="Cambria Math" w:cs="Times New Roman"/>
                                    <w:i/>
                                    <w:sz w:val="22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357" w:author="ad" w:date="2026-08-31T14:56:00Z">
                                  <w:rPr>
                                    <w:rFonts w:ascii="Cambria Math" w:eastAsia="宋体" w:hAnsi="Cambria Math" w:cs="Times New Roman"/>
                                    <w:sz w:val="22"/>
                                  </w:rPr>
                                  <m:t>E</m:t>
                                </w:ins>
                              </m:r>
                            </m:e>
                            <m:sub>
                              <m:r>
                                <w:ins w:id="358" w:author="ad" w:date="2026-08-31T14:56:00Z">
                                  <m:rPr>
                                    <m:nor/>
                                  </m:rPr>
                                  <w:rPr>
                                    <w:rFonts w:ascii="Cambria Math" w:eastAsia="宋体" w:hAnsi="Cambria Math" w:cs="Times New Roman"/>
                                    <w:sz w:val="22"/>
                                  </w:rPr>
                                  <m:t>max</m:t>
                                </w:ins>
                              </m:r>
                            </m:sub>
                          </m:sSub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2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2"/>
                        </w:rPr>
                        <m:t>π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2"/>
                        </w:rPr>
                      </m:ctrlPr>
                    </m:e>
                  </m:d>
                </m:e>
              </m:func>
              <m:ctrlPr>
                <w:rPr>
                  <w:rFonts w:ascii="Cambria Math" w:eastAsia="宋体" w:hAnsi="Cambria Math" w:cs="Times New Roman"/>
                  <w:i/>
                  <w:sz w:val="22"/>
                </w:rPr>
              </m:ctrlPr>
            </m:e>
          </m:d>
        </m:oMath>
      </m:oMathPara>
    </w:p>
    <w:p w14:paraId="3C16238A" w14:textId="77777777" w:rsidR="00F9062D" w:rsidRDefault="00F9062D" w:rsidP="00F9062D">
      <w:pPr>
        <w:spacing w:line="360" w:lineRule="auto"/>
        <w:ind w:firstLineChars="200" w:firstLine="440"/>
        <w:rPr>
          <w:ins w:id="359" w:author="ad" w:date="2026-08-31T14:57:00Z"/>
          <w:rFonts w:ascii="Times New Roman" w:eastAsia="宋体" w:hAnsi="Times New Roman" w:cs="Times New Roman"/>
          <w:sz w:val="22"/>
        </w:rPr>
      </w:pPr>
      <w:ins w:id="360" w:author="ad" w:date="2026-08-31T14:56:00Z">
        <w:r w:rsidRPr="009B7CDF">
          <w:rPr>
            <w:rFonts w:ascii="Times New Roman" w:eastAsia="宋体" w:hAnsi="Times New Roman" w:cs="Times New Roman"/>
            <w:sz w:val="22"/>
          </w:rPr>
          <w:t xml:space="preserve">where </w:t>
        </w:r>
      </w:ins>
      <m:oMath>
        <m:sSub>
          <m:sSubPr>
            <m:ctrlPr>
              <w:ins w:id="361" w:author="ad" w:date="2026-08-31T14:57:00Z">
                <w:rPr>
                  <w:rFonts w:ascii="Cambria Math" w:eastAsia="宋体" w:hAnsi="Cambria Math" w:cs="Times New Roman"/>
                  <w:i/>
                  <w:sz w:val="22"/>
                </w:rPr>
              </w:ins>
            </m:ctrlPr>
          </m:sSubPr>
          <m:e>
            <m:r>
              <w:ins w:id="362" w:author="ad" w:date="2026-08-31T14:57:00Z">
                <w:rPr>
                  <w:rFonts w:ascii="Cambria Math" w:eastAsia="宋体" w:hAnsi="Cambria Math" w:cs="Times New Roman"/>
                  <w:sz w:val="22"/>
                </w:rPr>
                <m:t>η</m:t>
              </w:ins>
            </m:r>
          </m:e>
          <m:sub>
            <m:r>
              <w:ins w:id="363" w:author="ad" w:date="2026-08-31T14:57:00Z">
                <m:rPr>
                  <m:nor/>
                </m:rPr>
                <w:rPr>
                  <w:rFonts w:ascii="Cambria Math" w:eastAsia="宋体" w:hAnsi="Cambria Math" w:cs="Times New Roman"/>
                  <w:sz w:val="22"/>
                </w:rPr>
                <m:t>min</m:t>
              </w:ins>
            </m:r>
          </m:sub>
        </m:sSub>
      </m:oMath>
      <w:ins w:id="364" w:author="ad" w:date="2026-08-31T14:56:00Z">
        <w:r w:rsidRPr="009B7CDF">
          <w:rPr>
            <w:rFonts w:ascii="Times New Roman" w:eastAsia="宋体" w:hAnsi="Times New Roman" w:cs="Times New Roman"/>
            <w:sz w:val="22"/>
          </w:rPr>
          <w:t xml:space="preserve"> = 10</w:t>
        </w:r>
      </w:ins>
      <w:ins w:id="365" w:author="ad" w:date="2026-08-31T14:57:00Z">
        <w:r w:rsidRPr="000852C7">
          <w:rPr>
            <w:rFonts w:ascii="Times New Roman" w:eastAsia="宋体" w:hAnsi="Times New Roman" w:cs="Times New Roman"/>
            <w:sz w:val="22"/>
            <w:vertAlign w:val="superscript"/>
          </w:rPr>
          <w:t>-</w:t>
        </w:r>
        <w:r>
          <w:rPr>
            <w:rFonts w:ascii="Times New Roman" w:eastAsia="宋体" w:hAnsi="Times New Roman" w:cs="Times New Roman"/>
            <w:sz w:val="22"/>
            <w:vertAlign w:val="superscript"/>
          </w:rPr>
          <w:t>6</w:t>
        </w:r>
      </w:ins>
      <w:ins w:id="366" w:author="ad" w:date="2026-08-31T14:56:00Z">
        <w:r w:rsidRPr="009B7CDF">
          <w:rPr>
            <w:rFonts w:ascii="Times New Roman" w:eastAsia="宋体" w:hAnsi="Times New Roman" w:cs="Times New Roman"/>
            <w:sz w:val="22"/>
          </w:rPr>
          <w:t>. Frozen parameter layers strictly enforce</w:t>
        </w:r>
      </w:ins>
      <w:ins w:id="367" w:author="ad" w:date="2026-08-31T14:57:00Z">
        <w:r w:rsidRPr="009B7CDF">
          <w:rPr>
            <w:rFonts w:ascii="Times New Roman" w:eastAsia="宋体" w:hAnsi="Times New Roman" w:cs="Times New Roman"/>
            <w:i/>
            <w:iCs/>
            <w:sz w:val="22"/>
          </w:rPr>
          <w:t xml:space="preserve"> </w:t>
        </w:r>
        <w:r w:rsidRPr="000852C7">
          <w:rPr>
            <w:rFonts w:ascii="Times New Roman" w:eastAsia="宋体" w:hAnsi="Times New Roman" w:cs="Times New Roman"/>
            <w:i/>
            <w:iCs/>
            <w:sz w:val="22"/>
          </w:rPr>
          <w:t>ŋ</w:t>
        </w:r>
        <w:r w:rsidRPr="009B7CDF">
          <w:rPr>
            <w:rFonts w:ascii="Times New Roman" w:eastAsia="宋体" w:hAnsi="Times New Roman" w:cs="Times New Roman"/>
            <w:sz w:val="22"/>
          </w:rPr>
          <w:t xml:space="preserve"> </w:t>
        </w:r>
      </w:ins>
      <w:ins w:id="368" w:author="ad" w:date="2026-08-31T14:56:00Z">
        <w:r w:rsidRPr="009B7CDF">
          <w:rPr>
            <w:rFonts w:ascii="Times New Roman" w:eastAsia="宋体" w:hAnsi="Times New Roman" w:cs="Times New Roman"/>
            <w:sz w:val="22"/>
          </w:rPr>
          <w:t>= 0.</w:t>
        </w:r>
      </w:ins>
    </w:p>
    <w:p w14:paraId="385E3BC1" w14:textId="77777777" w:rsidR="00F9062D" w:rsidRPr="009B7CDF" w:rsidRDefault="00F9062D" w:rsidP="00F9062D">
      <w:pPr>
        <w:spacing w:line="360" w:lineRule="auto"/>
        <w:ind w:firstLineChars="200" w:firstLine="440"/>
        <w:rPr>
          <w:ins w:id="369" w:author="ad" w:date="2026-08-31T14:51:00Z"/>
          <w:rFonts w:ascii="Times New Roman" w:eastAsia="宋体" w:hAnsi="Times New Roman" w:cs="Times New Roman"/>
          <w:sz w:val="22"/>
          <w:rPrChange w:id="370" w:author="ad" w:date="2026-08-31T14:56:00Z">
            <w:rPr>
              <w:ins w:id="371" w:author="ad" w:date="2026-08-31T14:51:00Z"/>
              <w:rFonts w:ascii="Times New Roman" w:eastAsia="宋体" w:hAnsi="Times New Roman" w:cs="Times New Roman"/>
              <w:color w:val="000000" w:themeColor="text1"/>
              <w:sz w:val="24"/>
              <w:szCs w:val="24"/>
            </w:rPr>
          </w:rPrChange>
        </w:rPr>
        <w:pPrChange w:id="372" w:author="ad" w:date="2026-08-31T14:56:00Z">
          <w:pPr>
            <w:pStyle w:val="4"/>
            <w:spacing w:before="0" w:after="0" w:line="360" w:lineRule="auto"/>
          </w:pPr>
        </w:pPrChange>
      </w:pPr>
      <w:ins w:id="373" w:author="ad" w:date="2026-08-31T14:56:00Z">
        <w:r w:rsidRPr="009B7CDF">
          <w:rPr>
            <w:rFonts w:ascii="Times New Roman" w:eastAsia="宋体" w:hAnsi="Times New Roman" w:cs="Times New Roman"/>
            <w:sz w:val="22"/>
          </w:rPr>
          <w:t xml:space="preserve">Batch Configuration: Training is conducted with batch size = 16 across total maximum epoch count </w:t>
        </w:r>
      </w:ins>
      <w:ins w:id="374" w:author="ad" w:date="2026-08-31T14:58:00Z">
        <w:r w:rsidRPr="000852C7">
          <w:rPr>
            <w:rFonts w:ascii="Times New Roman" w:eastAsia="宋体" w:hAnsi="Times New Roman" w:cs="Times New Roman"/>
            <w:i/>
            <w:iCs/>
            <w:sz w:val="24"/>
            <w:szCs w:val="24"/>
          </w:rPr>
          <w:t>E</w:t>
        </w:r>
        <w:r w:rsidRPr="000852C7">
          <w:rPr>
            <w:rFonts w:ascii="Times New Roman" w:eastAsia="宋体" w:hAnsi="Times New Roman" w:cs="Times New Roman"/>
            <w:sz w:val="24"/>
            <w:szCs w:val="24"/>
            <w:vertAlign w:val="subscript"/>
          </w:rPr>
          <w:t>max</w:t>
        </w:r>
        <w:r w:rsidRPr="001B5CB0">
          <w:rPr>
            <w:rFonts w:ascii="Times New Roman" w:eastAsia="宋体" w:hAnsi="Times New Roman" w:cs="Times New Roman"/>
            <w:sz w:val="24"/>
            <w:szCs w:val="24"/>
          </w:rPr>
          <w:t>= 60</w:t>
        </w:r>
      </w:ins>
      <w:ins w:id="375" w:author="ad" w:date="2026-08-31T14:56:00Z">
        <w:r w:rsidRPr="009B7CDF">
          <w:rPr>
            <w:rFonts w:ascii="Times New Roman" w:eastAsia="宋体" w:hAnsi="Times New Roman" w:cs="Times New Roman"/>
            <w:sz w:val="22"/>
          </w:rPr>
          <w:t>.</w:t>
        </w:r>
      </w:ins>
    </w:p>
    <w:p w14:paraId="29A5EE5A" w14:textId="77777777" w:rsidR="003D1BB3" w:rsidRPr="00F9062D" w:rsidRDefault="003D1BB3"/>
    <w:sectPr w:rsidR="003D1BB3" w:rsidRPr="00F90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247DC" w14:textId="77777777" w:rsidR="00AF7D43" w:rsidRDefault="00AF7D43" w:rsidP="00F9062D">
      <w:r>
        <w:separator/>
      </w:r>
    </w:p>
  </w:endnote>
  <w:endnote w:type="continuationSeparator" w:id="0">
    <w:p w14:paraId="054D7430" w14:textId="77777777" w:rsidR="00AF7D43" w:rsidRDefault="00AF7D43" w:rsidP="00F9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D5F9D" w14:textId="77777777" w:rsidR="00AF7D43" w:rsidRDefault="00AF7D43" w:rsidP="00F9062D">
      <w:r>
        <w:separator/>
      </w:r>
    </w:p>
  </w:footnote>
  <w:footnote w:type="continuationSeparator" w:id="0">
    <w:p w14:paraId="5BEC4A02" w14:textId="77777777" w:rsidR="00AF7D43" w:rsidRDefault="00AF7D43" w:rsidP="00F9062D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">
    <w15:presenceInfo w15:providerId="None" w15:userId="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A7"/>
    <w:rsid w:val="00173113"/>
    <w:rsid w:val="003D1BB3"/>
    <w:rsid w:val="00782123"/>
    <w:rsid w:val="00AF7D43"/>
    <w:rsid w:val="00B522A7"/>
    <w:rsid w:val="00BC1374"/>
    <w:rsid w:val="00F9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BA8F88-608F-4063-8EAF-0F98D6CC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62D"/>
    <w:pPr>
      <w:widowControl w:val="0"/>
      <w:jc w:val="both"/>
    </w:pPr>
    <w:rPr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F9062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06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06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06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062D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F9062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3514</Characters>
  <Application>Microsoft Office Word</Application>
  <DocSecurity>0</DocSecurity>
  <Lines>70</Lines>
  <Paragraphs>25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2026-09-02T02:32:00Z</dcterms:created>
  <dcterms:modified xsi:type="dcterms:W3CDTF">2026-09-02T02:32:00Z</dcterms:modified>
</cp:coreProperties>
</file>